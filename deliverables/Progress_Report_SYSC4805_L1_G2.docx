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5A73" w14:textId="707B0B80" w:rsidR="00E361C4" w:rsidRPr="00E361C4" w:rsidRDefault="00EF0EDB" w:rsidP="00E361C4">
      <w:pPr>
        <w:pStyle w:val="Title"/>
        <w:rPr>
          <w:color w:val="0070C0"/>
        </w:rPr>
      </w:pPr>
      <w:r>
        <w:rPr>
          <w:color w:val="0070C0"/>
        </w:rPr>
        <w:t>Pro</w:t>
      </w:r>
      <w:r w:rsidR="00620E1A">
        <w:rPr>
          <w:color w:val="0070C0"/>
        </w:rPr>
        <w:t>gress Report</w:t>
      </w:r>
      <w:r w:rsidR="00E361C4" w:rsidRPr="00E361C4">
        <w:rPr>
          <w:color w:val="0070C0"/>
        </w:rPr>
        <w:t xml:space="preserve"> Document</w:t>
      </w:r>
    </w:p>
    <w:p w14:paraId="0C5ABAA9" w14:textId="0FB79B1F" w:rsidR="00E361C4" w:rsidRDefault="00E361C4" w:rsidP="00E361C4">
      <w:r>
        <w:t>Carleton University</w:t>
      </w:r>
    </w:p>
    <w:p w14:paraId="464336E3" w14:textId="1B9D7377" w:rsidR="00E361C4" w:rsidRPr="00E361C4" w:rsidRDefault="00E361C4" w:rsidP="00E361C4">
      <w:r>
        <w:t>Department of Systems and Computer Engineering</w:t>
      </w:r>
    </w:p>
    <w:p w14:paraId="2F96C632" w14:textId="77777777" w:rsidR="00E361C4" w:rsidRDefault="00E361C4" w:rsidP="00E361C4">
      <w:r>
        <w:t>Course: SYSC 4805 Computer Systems Design Lab</w:t>
      </w:r>
    </w:p>
    <w:p w14:paraId="00EDBA53" w14:textId="3B11A84B" w:rsidR="00E361C4" w:rsidRDefault="00E361C4" w:rsidP="00E361C4">
      <w:r>
        <w:t>Instructor: Dr. Abdullah Kadri</w:t>
      </w:r>
    </w:p>
    <w:p w14:paraId="463E2C87" w14:textId="77777777" w:rsidR="00E361C4" w:rsidRDefault="00E361C4" w:rsidP="00E361C4">
      <w:r>
        <w:t>Team Name: Gold (</w:t>
      </w:r>
      <w:r w:rsidRPr="00FE29BA">
        <w:t>#D4AF37</w:t>
      </w:r>
      <w:r>
        <w:t>)</w:t>
      </w:r>
    </w:p>
    <w:p w14:paraId="5A3F1201" w14:textId="77777777" w:rsidR="00E361C4" w:rsidRDefault="00E361C4" w:rsidP="00E361C4">
      <w:r>
        <w:t>Team Members:</w:t>
      </w:r>
    </w:p>
    <w:p w14:paraId="40A29DD5" w14:textId="77777777" w:rsidR="00E361C4" w:rsidRDefault="00E361C4" w:rsidP="00E361C4">
      <w:pPr>
        <w:pStyle w:val="ListParagraph"/>
        <w:numPr>
          <w:ilvl w:val="0"/>
          <w:numId w:val="10"/>
        </w:numPr>
      </w:pPr>
      <w:r>
        <w:t xml:space="preserve">Ryan Page, 101268082, </w:t>
      </w:r>
      <w:hyperlink r:id="rId11">
        <w:r w:rsidRPr="12A4E808">
          <w:rPr>
            <w:rStyle w:val="Hyperlink"/>
          </w:rPr>
          <w:t>RyanPage@cmail.carleton.ca</w:t>
        </w:r>
      </w:hyperlink>
    </w:p>
    <w:p w14:paraId="398DDCAE" w14:textId="77777777" w:rsidR="00E361C4" w:rsidRDefault="00E361C4" w:rsidP="00E361C4">
      <w:pPr>
        <w:pStyle w:val="ListParagraph"/>
        <w:numPr>
          <w:ilvl w:val="0"/>
          <w:numId w:val="10"/>
        </w:numPr>
      </w:pPr>
      <w:r>
        <w:t xml:space="preserve">Neeraj Suchindrum, 101199014, </w:t>
      </w:r>
      <w:hyperlink r:id="rId12">
        <w:r w:rsidRPr="43CDE5E0">
          <w:rPr>
            <w:rStyle w:val="Hyperlink"/>
          </w:rPr>
          <w:t>neerajsuchindrum@cmail.carleton.ca</w:t>
        </w:r>
      </w:hyperlink>
    </w:p>
    <w:p w14:paraId="1257D30F" w14:textId="2BA95120" w:rsidR="00E361C4" w:rsidRDefault="00E361C4" w:rsidP="00E361C4">
      <w:pPr>
        <w:pStyle w:val="ListParagraph"/>
        <w:numPr>
          <w:ilvl w:val="0"/>
          <w:numId w:val="10"/>
        </w:numPr>
      </w:pPr>
      <w:r>
        <w:t xml:space="preserve">Neel Patel, 101226947, </w:t>
      </w:r>
      <w:hyperlink r:id="rId13">
        <w:r w:rsidRPr="1120CD10">
          <w:rPr>
            <w:rStyle w:val="Hyperlink"/>
          </w:rPr>
          <w:t>neelpatel4@cmail.carleton.ca</w:t>
        </w:r>
      </w:hyperlink>
      <w:r>
        <w:t xml:space="preserve"> </w:t>
      </w:r>
    </w:p>
    <w:p w14:paraId="4E48A3BD" w14:textId="77777777" w:rsidR="00E361C4" w:rsidRDefault="00E361C4" w:rsidP="00E361C4">
      <w:pPr>
        <w:pStyle w:val="ListParagraph"/>
        <w:numPr>
          <w:ilvl w:val="0"/>
          <w:numId w:val="10"/>
        </w:numPr>
        <w:rPr>
          <w:rStyle w:val="Hyperlink"/>
        </w:rPr>
      </w:pPr>
      <w:proofErr w:type="spellStart"/>
      <w:r w:rsidRPr="36C504B1">
        <w:t>Adeyehun</w:t>
      </w:r>
      <w:proofErr w:type="spellEnd"/>
      <w:r w:rsidRPr="36C504B1">
        <w:t xml:space="preserve"> Folahnmi, 101237546 </w:t>
      </w:r>
      <w:hyperlink r:id="rId14">
        <w:r w:rsidRPr="36C504B1">
          <w:rPr>
            <w:rStyle w:val="Hyperlink"/>
          </w:rPr>
          <w:t>folahanmiadeyehun@cmail.carleton.ca</w:t>
        </w:r>
      </w:hyperlink>
    </w:p>
    <w:p w14:paraId="53BE79D4" w14:textId="77777777" w:rsidR="00E361C4" w:rsidRDefault="00E361C4" w:rsidP="00E361C4">
      <w:pPr>
        <w:pStyle w:val="ListParagraph"/>
        <w:ind w:left="405"/>
      </w:pPr>
    </w:p>
    <w:p w14:paraId="743AB687" w14:textId="2E34A604" w:rsidR="000E5699" w:rsidRDefault="00E361C4">
      <w:r>
        <w:t>Date Submitted: Nov 1</w:t>
      </w:r>
      <w:r w:rsidR="1EB7EB6B">
        <w:t>4</w:t>
      </w:r>
      <w:r>
        <w:t>, 2025</w:t>
      </w:r>
      <w:r>
        <w:br/>
      </w:r>
    </w:p>
    <w:p w14:paraId="40FC3B34" w14:textId="77777777" w:rsidR="00E361C4" w:rsidRDefault="00E361C4"/>
    <w:p w14:paraId="41D989C1" w14:textId="77777777" w:rsidR="00E361C4" w:rsidRDefault="00E361C4"/>
    <w:p w14:paraId="321D3DD9" w14:textId="77777777" w:rsidR="00E361C4" w:rsidRDefault="00E361C4"/>
    <w:p w14:paraId="26603C82" w14:textId="77777777" w:rsidR="00E361C4" w:rsidRDefault="00E361C4"/>
    <w:p w14:paraId="2EC6DA38" w14:textId="77777777" w:rsidR="00E361C4" w:rsidRDefault="00E361C4"/>
    <w:p w14:paraId="45EAA594" w14:textId="77777777" w:rsidR="00E361C4" w:rsidRDefault="00E361C4"/>
    <w:p w14:paraId="63BAFD96" w14:textId="77777777" w:rsidR="00E361C4" w:rsidRDefault="00E361C4"/>
    <w:p w14:paraId="547C267B" w14:textId="77777777" w:rsidR="00E361C4" w:rsidRDefault="00E361C4"/>
    <w:p w14:paraId="709C3106" w14:textId="77777777" w:rsidR="00E361C4" w:rsidRDefault="00E361C4"/>
    <w:p w14:paraId="4652A86C" w14:textId="77777777" w:rsidR="00E361C4" w:rsidRDefault="00E361C4"/>
    <w:p w14:paraId="6D89CA76" w14:textId="77777777" w:rsidR="00283871" w:rsidRDefault="00283871"/>
    <w:p w14:paraId="70843F1E" w14:textId="77777777" w:rsidR="00283871" w:rsidRDefault="00283871"/>
    <w:sdt>
      <w:sdtPr>
        <w:rPr>
          <w:rFonts w:asciiTheme="minorHAnsi" w:eastAsiaTheme="minorEastAsia" w:hAnsiTheme="minorHAnsi" w:cstheme="minorBidi"/>
          <w:b w:val="0"/>
          <w:bCs w:val="0"/>
          <w:color w:val="auto"/>
          <w:sz w:val="22"/>
          <w:szCs w:val="22"/>
        </w:rPr>
        <w:id w:val="-1627226441"/>
        <w:docPartObj>
          <w:docPartGallery w:val="Table of Contents"/>
          <w:docPartUnique/>
        </w:docPartObj>
      </w:sdtPr>
      <w:sdtEndPr>
        <w:rPr>
          <w:noProof/>
        </w:rPr>
      </w:sdtEndPr>
      <w:sdtContent>
        <w:p w14:paraId="5632FFA1" w14:textId="138424BA" w:rsidR="00283871" w:rsidRDefault="00283871">
          <w:pPr>
            <w:pStyle w:val="TOCHeading"/>
          </w:pPr>
          <w:r>
            <w:t>Contents</w:t>
          </w:r>
        </w:p>
        <w:p w14:paraId="523FC5A1" w14:textId="4DD902A7" w:rsidR="002827D9" w:rsidRDefault="00283871">
          <w:pPr>
            <w:pStyle w:val="TOC1"/>
            <w:tabs>
              <w:tab w:val="right" w:leader="dot" w:pos="8630"/>
            </w:tabs>
            <w:rPr>
              <w:noProof/>
              <w:kern w:val="2"/>
              <w:sz w:val="24"/>
              <w:szCs w:val="24"/>
              <w:lang w:val="en-CA" w:eastAsia="en-CA"/>
              <w14:ligatures w14:val="standardContextual"/>
            </w:rPr>
          </w:pPr>
          <w:r>
            <w:fldChar w:fldCharType="begin"/>
          </w:r>
          <w:r>
            <w:instrText xml:space="preserve"> TOC \o "1-3" \h \z \u </w:instrText>
          </w:r>
          <w:r>
            <w:fldChar w:fldCharType="separate"/>
          </w:r>
          <w:hyperlink w:anchor="_Toc214049117" w:history="1">
            <w:r w:rsidR="002827D9" w:rsidRPr="0070740E">
              <w:rPr>
                <w:rStyle w:val="Hyperlink"/>
                <w:noProof/>
              </w:rPr>
              <w:t>1. Updated Project Proposal (30%)</w:t>
            </w:r>
            <w:r w:rsidR="002827D9">
              <w:rPr>
                <w:noProof/>
                <w:webHidden/>
              </w:rPr>
              <w:tab/>
            </w:r>
            <w:r w:rsidR="002827D9">
              <w:rPr>
                <w:noProof/>
                <w:webHidden/>
              </w:rPr>
              <w:fldChar w:fldCharType="begin"/>
            </w:r>
            <w:r w:rsidR="002827D9">
              <w:rPr>
                <w:noProof/>
                <w:webHidden/>
              </w:rPr>
              <w:instrText xml:space="preserve"> PAGEREF _Toc214049117 \h </w:instrText>
            </w:r>
            <w:r w:rsidR="002827D9">
              <w:rPr>
                <w:noProof/>
                <w:webHidden/>
              </w:rPr>
            </w:r>
            <w:r w:rsidR="002827D9">
              <w:rPr>
                <w:noProof/>
                <w:webHidden/>
              </w:rPr>
              <w:fldChar w:fldCharType="separate"/>
            </w:r>
            <w:r w:rsidR="00EC0EAA">
              <w:rPr>
                <w:noProof/>
                <w:webHidden/>
              </w:rPr>
              <w:t>3</w:t>
            </w:r>
            <w:r w:rsidR="002827D9">
              <w:rPr>
                <w:noProof/>
                <w:webHidden/>
              </w:rPr>
              <w:fldChar w:fldCharType="end"/>
            </w:r>
          </w:hyperlink>
        </w:p>
        <w:p w14:paraId="738D9331" w14:textId="7C1F5D39" w:rsidR="002827D9" w:rsidRDefault="002827D9">
          <w:pPr>
            <w:pStyle w:val="TOC2"/>
            <w:tabs>
              <w:tab w:val="right" w:leader="dot" w:pos="8630"/>
            </w:tabs>
            <w:rPr>
              <w:noProof/>
              <w:kern w:val="2"/>
              <w:sz w:val="24"/>
              <w:szCs w:val="24"/>
              <w:lang w:val="en-CA" w:eastAsia="en-CA"/>
              <w14:ligatures w14:val="standardContextual"/>
            </w:rPr>
          </w:pPr>
          <w:hyperlink w:anchor="_Toc214049118" w:history="1">
            <w:r w:rsidRPr="0070740E">
              <w:rPr>
                <w:rStyle w:val="Hyperlink"/>
                <w:noProof/>
              </w:rPr>
              <w:t>1.1 Updated Project Objectives</w:t>
            </w:r>
            <w:r>
              <w:rPr>
                <w:noProof/>
                <w:webHidden/>
              </w:rPr>
              <w:tab/>
            </w:r>
            <w:r>
              <w:rPr>
                <w:noProof/>
                <w:webHidden/>
              </w:rPr>
              <w:fldChar w:fldCharType="begin"/>
            </w:r>
            <w:r>
              <w:rPr>
                <w:noProof/>
                <w:webHidden/>
              </w:rPr>
              <w:instrText xml:space="preserve"> PAGEREF _Toc214049118 \h </w:instrText>
            </w:r>
            <w:r>
              <w:rPr>
                <w:noProof/>
                <w:webHidden/>
              </w:rPr>
            </w:r>
            <w:r>
              <w:rPr>
                <w:noProof/>
                <w:webHidden/>
              </w:rPr>
              <w:fldChar w:fldCharType="separate"/>
            </w:r>
            <w:r w:rsidR="00EC0EAA">
              <w:rPr>
                <w:noProof/>
                <w:webHidden/>
              </w:rPr>
              <w:t>3</w:t>
            </w:r>
            <w:r>
              <w:rPr>
                <w:noProof/>
                <w:webHidden/>
              </w:rPr>
              <w:fldChar w:fldCharType="end"/>
            </w:r>
          </w:hyperlink>
        </w:p>
        <w:p w14:paraId="1954B99C" w14:textId="23188B5B" w:rsidR="002827D9" w:rsidRDefault="002827D9">
          <w:pPr>
            <w:pStyle w:val="TOC2"/>
            <w:tabs>
              <w:tab w:val="right" w:leader="dot" w:pos="8630"/>
            </w:tabs>
            <w:rPr>
              <w:noProof/>
              <w:kern w:val="2"/>
              <w:sz w:val="24"/>
              <w:szCs w:val="24"/>
              <w:lang w:val="en-CA" w:eastAsia="en-CA"/>
              <w14:ligatures w14:val="standardContextual"/>
            </w:rPr>
          </w:pPr>
          <w:hyperlink w:anchor="_Toc214049119" w:history="1">
            <w:r w:rsidRPr="0070740E">
              <w:rPr>
                <w:rStyle w:val="Hyperlink"/>
                <w:noProof/>
              </w:rPr>
              <w:t>1.2 Updated Requirements</w:t>
            </w:r>
            <w:r>
              <w:rPr>
                <w:noProof/>
                <w:webHidden/>
              </w:rPr>
              <w:tab/>
            </w:r>
            <w:r>
              <w:rPr>
                <w:noProof/>
                <w:webHidden/>
              </w:rPr>
              <w:fldChar w:fldCharType="begin"/>
            </w:r>
            <w:r>
              <w:rPr>
                <w:noProof/>
                <w:webHidden/>
              </w:rPr>
              <w:instrText xml:space="preserve"> PAGEREF _Toc214049119 \h </w:instrText>
            </w:r>
            <w:r>
              <w:rPr>
                <w:noProof/>
                <w:webHidden/>
              </w:rPr>
            </w:r>
            <w:r>
              <w:rPr>
                <w:noProof/>
                <w:webHidden/>
              </w:rPr>
              <w:fldChar w:fldCharType="separate"/>
            </w:r>
            <w:r w:rsidR="00EC0EAA">
              <w:rPr>
                <w:noProof/>
                <w:webHidden/>
              </w:rPr>
              <w:t>3</w:t>
            </w:r>
            <w:r>
              <w:rPr>
                <w:noProof/>
                <w:webHidden/>
              </w:rPr>
              <w:fldChar w:fldCharType="end"/>
            </w:r>
          </w:hyperlink>
        </w:p>
        <w:p w14:paraId="6261646B" w14:textId="438D9E90" w:rsidR="002827D9" w:rsidRDefault="002827D9">
          <w:pPr>
            <w:pStyle w:val="TOC3"/>
            <w:tabs>
              <w:tab w:val="right" w:leader="dot" w:pos="8630"/>
            </w:tabs>
            <w:rPr>
              <w:noProof/>
              <w:kern w:val="2"/>
              <w:sz w:val="24"/>
              <w:szCs w:val="24"/>
              <w:lang w:val="en-CA" w:eastAsia="en-CA"/>
              <w14:ligatures w14:val="standardContextual"/>
            </w:rPr>
          </w:pPr>
          <w:hyperlink w:anchor="_Toc214049120" w:history="1">
            <w:r w:rsidRPr="0070740E">
              <w:rPr>
                <w:rStyle w:val="Hyperlink"/>
                <w:noProof/>
              </w:rPr>
              <w:t>1.2.1 Functional Requirements</w:t>
            </w:r>
            <w:r>
              <w:rPr>
                <w:noProof/>
                <w:webHidden/>
              </w:rPr>
              <w:tab/>
            </w:r>
            <w:r>
              <w:rPr>
                <w:noProof/>
                <w:webHidden/>
              </w:rPr>
              <w:fldChar w:fldCharType="begin"/>
            </w:r>
            <w:r>
              <w:rPr>
                <w:noProof/>
                <w:webHidden/>
              </w:rPr>
              <w:instrText xml:space="preserve"> PAGEREF _Toc214049120 \h </w:instrText>
            </w:r>
            <w:r>
              <w:rPr>
                <w:noProof/>
                <w:webHidden/>
              </w:rPr>
            </w:r>
            <w:r>
              <w:rPr>
                <w:noProof/>
                <w:webHidden/>
              </w:rPr>
              <w:fldChar w:fldCharType="separate"/>
            </w:r>
            <w:r w:rsidR="00EC0EAA">
              <w:rPr>
                <w:noProof/>
                <w:webHidden/>
              </w:rPr>
              <w:t>3</w:t>
            </w:r>
            <w:r>
              <w:rPr>
                <w:noProof/>
                <w:webHidden/>
              </w:rPr>
              <w:fldChar w:fldCharType="end"/>
            </w:r>
          </w:hyperlink>
        </w:p>
        <w:p w14:paraId="4D565967" w14:textId="0E355D08" w:rsidR="002827D9" w:rsidRDefault="002827D9">
          <w:pPr>
            <w:pStyle w:val="TOC3"/>
            <w:tabs>
              <w:tab w:val="right" w:leader="dot" w:pos="8630"/>
            </w:tabs>
            <w:rPr>
              <w:noProof/>
              <w:kern w:val="2"/>
              <w:sz w:val="24"/>
              <w:szCs w:val="24"/>
              <w:lang w:val="en-CA" w:eastAsia="en-CA"/>
              <w14:ligatures w14:val="standardContextual"/>
            </w:rPr>
          </w:pPr>
          <w:hyperlink w:anchor="_Toc214049121" w:history="1">
            <w:r w:rsidRPr="0070740E">
              <w:rPr>
                <w:rStyle w:val="Hyperlink"/>
                <w:noProof/>
              </w:rPr>
              <w:t>1.2.2 Non-Functional Requirements</w:t>
            </w:r>
            <w:r>
              <w:rPr>
                <w:noProof/>
                <w:webHidden/>
              </w:rPr>
              <w:tab/>
            </w:r>
            <w:r>
              <w:rPr>
                <w:noProof/>
                <w:webHidden/>
              </w:rPr>
              <w:fldChar w:fldCharType="begin"/>
            </w:r>
            <w:r>
              <w:rPr>
                <w:noProof/>
                <w:webHidden/>
              </w:rPr>
              <w:instrText xml:space="preserve"> PAGEREF _Toc214049121 \h </w:instrText>
            </w:r>
            <w:r>
              <w:rPr>
                <w:noProof/>
                <w:webHidden/>
              </w:rPr>
            </w:r>
            <w:r>
              <w:rPr>
                <w:noProof/>
                <w:webHidden/>
              </w:rPr>
              <w:fldChar w:fldCharType="separate"/>
            </w:r>
            <w:r w:rsidR="00EC0EAA">
              <w:rPr>
                <w:noProof/>
                <w:webHidden/>
              </w:rPr>
              <w:t>4</w:t>
            </w:r>
            <w:r>
              <w:rPr>
                <w:noProof/>
                <w:webHidden/>
              </w:rPr>
              <w:fldChar w:fldCharType="end"/>
            </w:r>
          </w:hyperlink>
        </w:p>
        <w:p w14:paraId="04B099EA" w14:textId="6FFD92B8" w:rsidR="002827D9" w:rsidRDefault="002827D9">
          <w:pPr>
            <w:pStyle w:val="TOC3"/>
            <w:tabs>
              <w:tab w:val="right" w:leader="dot" w:pos="8630"/>
            </w:tabs>
            <w:rPr>
              <w:noProof/>
              <w:kern w:val="2"/>
              <w:sz w:val="24"/>
              <w:szCs w:val="24"/>
              <w:lang w:val="en-CA" w:eastAsia="en-CA"/>
              <w14:ligatures w14:val="standardContextual"/>
            </w:rPr>
          </w:pPr>
          <w:hyperlink w:anchor="_Toc214049122" w:history="1">
            <w:r w:rsidRPr="0070740E">
              <w:rPr>
                <w:rStyle w:val="Hyperlink"/>
                <w:noProof/>
              </w:rPr>
              <w:t>1.2.3 Constraints</w:t>
            </w:r>
            <w:r>
              <w:rPr>
                <w:noProof/>
                <w:webHidden/>
              </w:rPr>
              <w:tab/>
            </w:r>
            <w:r>
              <w:rPr>
                <w:noProof/>
                <w:webHidden/>
              </w:rPr>
              <w:fldChar w:fldCharType="begin"/>
            </w:r>
            <w:r>
              <w:rPr>
                <w:noProof/>
                <w:webHidden/>
              </w:rPr>
              <w:instrText xml:space="preserve"> PAGEREF _Toc214049122 \h </w:instrText>
            </w:r>
            <w:r>
              <w:rPr>
                <w:noProof/>
                <w:webHidden/>
              </w:rPr>
            </w:r>
            <w:r>
              <w:rPr>
                <w:noProof/>
                <w:webHidden/>
              </w:rPr>
              <w:fldChar w:fldCharType="separate"/>
            </w:r>
            <w:r w:rsidR="00EC0EAA">
              <w:rPr>
                <w:noProof/>
                <w:webHidden/>
              </w:rPr>
              <w:t>4</w:t>
            </w:r>
            <w:r>
              <w:rPr>
                <w:noProof/>
                <w:webHidden/>
              </w:rPr>
              <w:fldChar w:fldCharType="end"/>
            </w:r>
          </w:hyperlink>
        </w:p>
        <w:p w14:paraId="060D6327" w14:textId="0DC4FB07" w:rsidR="002827D9" w:rsidRDefault="002827D9">
          <w:pPr>
            <w:pStyle w:val="TOC2"/>
            <w:tabs>
              <w:tab w:val="right" w:leader="dot" w:pos="8630"/>
            </w:tabs>
            <w:rPr>
              <w:noProof/>
              <w:kern w:val="2"/>
              <w:sz w:val="24"/>
              <w:szCs w:val="24"/>
              <w:lang w:val="en-CA" w:eastAsia="en-CA"/>
              <w14:ligatures w14:val="standardContextual"/>
            </w:rPr>
          </w:pPr>
          <w:hyperlink w:anchor="_Toc214049123" w:history="1">
            <w:r w:rsidRPr="0070740E">
              <w:rPr>
                <w:rStyle w:val="Hyperlink"/>
                <w:noProof/>
              </w:rPr>
              <w:t>1.3 Updated Work Breakdown Structure</w:t>
            </w:r>
            <w:r>
              <w:rPr>
                <w:noProof/>
                <w:webHidden/>
              </w:rPr>
              <w:tab/>
            </w:r>
            <w:r>
              <w:rPr>
                <w:noProof/>
                <w:webHidden/>
              </w:rPr>
              <w:fldChar w:fldCharType="begin"/>
            </w:r>
            <w:r>
              <w:rPr>
                <w:noProof/>
                <w:webHidden/>
              </w:rPr>
              <w:instrText xml:space="preserve"> PAGEREF _Toc214049123 \h </w:instrText>
            </w:r>
            <w:r>
              <w:rPr>
                <w:noProof/>
                <w:webHidden/>
              </w:rPr>
            </w:r>
            <w:r>
              <w:rPr>
                <w:noProof/>
                <w:webHidden/>
              </w:rPr>
              <w:fldChar w:fldCharType="separate"/>
            </w:r>
            <w:r w:rsidR="00EC0EAA">
              <w:rPr>
                <w:noProof/>
                <w:webHidden/>
              </w:rPr>
              <w:t>5</w:t>
            </w:r>
            <w:r>
              <w:rPr>
                <w:noProof/>
                <w:webHidden/>
              </w:rPr>
              <w:fldChar w:fldCharType="end"/>
            </w:r>
          </w:hyperlink>
        </w:p>
        <w:p w14:paraId="4AA18B09" w14:textId="79E0B75E" w:rsidR="002827D9" w:rsidRDefault="002827D9">
          <w:pPr>
            <w:pStyle w:val="TOC2"/>
            <w:tabs>
              <w:tab w:val="right" w:leader="dot" w:pos="8630"/>
            </w:tabs>
            <w:rPr>
              <w:noProof/>
              <w:kern w:val="2"/>
              <w:sz w:val="24"/>
              <w:szCs w:val="24"/>
              <w:lang w:val="en-CA" w:eastAsia="en-CA"/>
              <w14:ligatures w14:val="standardContextual"/>
            </w:rPr>
          </w:pPr>
          <w:hyperlink w:anchor="_Toc214049124" w:history="1">
            <w:r w:rsidRPr="0070740E">
              <w:rPr>
                <w:rStyle w:val="Hyperlink"/>
                <w:noProof/>
              </w:rPr>
              <w:t>1.4 Updated Testing Plan</w:t>
            </w:r>
            <w:r>
              <w:rPr>
                <w:noProof/>
                <w:webHidden/>
              </w:rPr>
              <w:tab/>
            </w:r>
            <w:r>
              <w:rPr>
                <w:noProof/>
                <w:webHidden/>
              </w:rPr>
              <w:fldChar w:fldCharType="begin"/>
            </w:r>
            <w:r>
              <w:rPr>
                <w:noProof/>
                <w:webHidden/>
              </w:rPr>
              <w:instrText xml:space="preserve"> PAGEREF _Toc214049124 \h </w:instrText>
            </w:r>
            <w:r>
              <w:rPr>
                <w:noProof/>
                <w:webHidden/>
              </w:rPr>
            </w:r>
            <w:r>
              <w:rPr>
                <w:noProof/>
                <w:webHidden/>
              </w:rPr>
              <w:fldChar w:fldCharType="separate"/>
            </w:r>
            <w:r w:rsidR="00EC0EAA">
              <w:rPr>
                <w:noProof/>
                <w:webHidden/>
              </w:rPr>
              <w:t>5</w:t>
            </w:r>
            <w:r>
              <w:rPr>
                <w:noProof/>
                <w:webHidden/>
              </w:rPr>
              <w:fldChar w:fldCharType="end"/>
            </w:r>
          </w:hyperlink>
        </w:p>
        <w:p w14:paraId="325FB721" w14:textId="18DD112C" w:rsidR="002827D9" w:rsidRDefault="002827D9">
          <w:pPr>
            <w:pStyle w:val="TOC3"/>
            <w:tabs>
              <w:tab w:val="right" w:leader="dot" w:pos="8630"/>
            </w:tabs>
            <w:rPr>
              <w:noProof/>
              <w:kern w:val="2"/>
              <w:sz w:val="24"/>
              <w:szCs w:val="24"/>
              <w:lang w:val="en-CA" w:eastAsia="en-CA"/>
              <w14:ligatures w14:val="standardContextual"/>
            </w:rPr>
          </w:pPr>
          <w:hyperlink w:anchor="_Toc214049125" w:history="1">
            <w:r w:rsidRPr="0070740E">
              <w:rPr>
                <w:rStyle w:val="Hyperlink"/>
                <w:noProof/>
              </w:rPr>
              <w:t>1.4.1 Updated Integration Testing</w:t>
            </w:r>
            <w:r>
              <w:rPr>
                <w:noProof/>
                <w:webHidden/>
              </w:rPr>
              <w:tab/>
            </w:r>
            <w:r>
              <w:rPr>
                <w:noProof/>
                <w:webHidden/>
              </w:rPr>
              <w:fldChar w:fldCharType="begin"/>
            </w:r>
            <w:r>
              <w:rPr>
                <w:noProof/>
                <w:webHidden/>
              </w:rPr>
              <w:instrText xml:space="preserve"> PAGEREF _Toc214049125 \h </w:instrText>
            </w:r>
            <w:r>
              <w:rPr>
                <w:noProof/>
                <w:webHidden/>
              </w:rPr>
            </w:r>
            <w:r>
              <w:rPr>
                <w:noProof/>
                <w:webHidden/>
              </w:rPr>
              <w:fldChar w:fldCharType="separate"/>
            </w:r>
            <w:r w:rsidR="00EC0EAA">
              <w:rPr>
                <w:noProof/>
                <w:webHidden/>
              </w:rPr>
              <w:t>5</w:t>
            </w:r>
            <w:r>
              <w:rPr>
                <w:noProof/>
                <w:webHidden/>
              </w:rPr>
              <w:fldChar w:fldCharType="end"/>
            </w:r>
          </w:hyperlink>
        </w:p>
        <w:p w14:paraId="1D01452E" w14:textId="39A12A2F" w:rsidR="002827D9" w:rsidRDefault="002827D9">
          <w:pPr>
            <w:pStyle w:val="TOC2"/>
            <w:tabs>
              <w:tab w:val="right" w:leader="dot" w:pos="8630"/>
            </w:tabs>
            <w:rPr>
              <w:noProof/>
              <w:kern w:val="2"/>
              <w:sz w:val="24"/>
              <w:szCs w:val="24"/>
              <w:lang w:val="en-CA" w:eastAsia="en-CA"/>
              <w14:ligatures w14:val="standardContextual"/>
            </w:rPr>
          </w:pPr>
          <w:hyperlink w:anchor="_Toc214049126" w:history="1">
            <w:r w:rsidRPr="0070740E">
              <w:rPr>
                <w:rStyle w:val="Hyperlink"/>
                <w:noProof/>
              </w:rPr>
              <w:t>1.5 Updated Schedule</w:t>
            </w:r>
            <w:r>
              <w:rPr>
                <w:noProof/>
                <w:webHidden/>
              </w:rPr>
              <w:tab/>
            </w:r>
            <w:r>
              <w:rPr>
                <w:noProof/>
                <w:webHidden/>
              </w:rPr>
              <w:fldChar w:fldCharType="begin"/>
            </w:r>
            <w:r>
              <w:rPr>
                <w:noProof/>
                <w:webHidden/>
              </w:rPr>
              <w:instrText xml:space="preserve"> PAGEREF _Toc214049126 \h </w:instrText>
            </w:r>
            <w:r>
              <w:rPr>
                <w:noProof/>
                <w:webHidden/>
              </w:rPr>
            </w:r>
            <w:r>
              <w:rPr>
                <w:noProof/>
                <w:webHidden/>
              </w:rPr>
              <w:fldChar w:fldCharType="separate"/>
            </w:r>
            <w:r w:rsidR="00EC0EAA">
              <w:rPr>
                <w:noProof/>
                <w:webHidden/>
              </w:rPr>
              <w:t>6</w:t>
            </w:r>
            <w:r>
              <w:rPr>
                <w:noProof/>
                <w:webHidden/>
              </w:rPr>
              <w:fldChar w:fldCharType="end"/>
            </w:r>
          </w:hyperlink>
        </w:p>
        <w:p w14:paraId="54C7C788" w14:textId="772F6C48" w:rsidR="002827D9" w:rsidRDefault="002827D9">
          <w:pPr>
            <w:pStyle w:val="TOC1"/>
            <w:tabs>
              <w:tab w:val="right" w:leader="dot" w:pos="8630"/>
            </w:tabs>
            <w:rPr>
              <w:noProof/>
              <w:kern w:val="2"/>
              <w:sz w:val="24"/>
              <w:szCs w:val="24"/>
              <w:lang w:val="en-CA" w:eastAsia="en-CA"/>
              <w14:ligatures w14:val="standardContextual"/>
            </w:rPr>
          </w:pPr>
          <w:hyperlink w:anchor="_Toc214049127" w:history="1">
            <w:r w:rsidRPr="0070740E">
              <w:rPr>
                <w:rStyle w:val="Hyperlink"/>
                <w:noProof/>
              </w:rPr>
              <w:t>2. Overall Architecture (10%)</w:t>
            </w:r>
            <w:r>
              <w:rPr>
                <w:noProof/>
                <w:webHidden/>
              </w:rPr>
              <w:tab/>
            </w:r>
            <w:r>
              <w:rPr>
                <w:noProof/>
                <w:webHidden/>
              </w:rPr>
              <w:fldChar w:fldCharType="begin"/>
            </w:r>
            <w:r>
              <w:rPr>
                <w:noProof/>
                <w:webHidden/>
              </w:rPr>
              <w:instrText xml:space="preserve"> PAGEREF _Toc214049127 \h </w:instrText>
            </w:r>
            <w:r>
              <w:rPr>
                <w:noProof/>
                <w:webHidden/>
              </w:rPr>
            </w:r>
            <w:r>
              <w:rPr>
                <w:noProof/>
                <w:webHidden/>
              </w:rPr>
              <w:fldChar w:fldCharType="separate"/>
            </w:r>
            <w:r w:rsidR="00EC0EAA">
              <w:rPr>
                <w:noProof/>
                <w:webHidden/>
              </w:rPr>
              <w:t>7</w:t>
            </w:r>
            <w:r>
              <w:rPr>
                <w:noProof/>
                <w:webHidden/>
              </w:rPr>
              <w:fldChar w:fldCharType="end"/>
            </w:r>
          </w:hyperlink>
        </w:p>
        <w:p w14:paraId="0F3E93BC" w14:textId="21E17524" w:rsidR="002827D9" w:rsidRDefault="002827D9">
          <w:pPr>
            <w:pStyle w:val="TOC2"/>
            <w:tabs>
              <w:tab w:val="right" w:leader="dot" w:pos="8630"/>
            </w:tabs>
            <w:rPr>
              <w:noProof/>
              <w:kern w:val="2"/>
              <w:sz w:val="24"/>
              <w:szCs w:val="24"/>
              <w:lang w:val="en-CA" w:eastAsia="en-CA"/>
              <w14:ligatures w14:val="standardContextual"/>
            </w:rPr>
          </w:pPr>
          <w:hyperlink w:anchor="_Toc214049128" w:history="1">
            <w:r w:rsidRPr="0070740E">
              <w:rPr>
                <w:rStyle w:val="Hyperlink"/>
                <w:noProof/>
              </w:rPr>
              <w:t>2.1 Hardware Architecture</w:t>
            </w:r>
            <w:r>
              <w:rPr>
                <w:noProof/>
                <w:webHidden/>
              </w:rPr>
              <w:tab/>
            </w:r>
            <w:r>
              <w:rPr>
                <w:noProof/>
                <w:webHidden/>
              </w:rPr>
              <w:fldChar w:fldCharType="begin"/>
            </w:r>
            <w:r>
              <w:rPr>
                <w:noProof/>
                <w:webHidden/>
              </w:rPr>
              <w:instrText xml:space="preserve"> PAGEREF _Toc214049128 \h </w:instrText>
            </w:r>
            <w:r>
              <w:rPr>
                <w:noProof/>
                <w:webHidden/>
              </w:rPr>
            </w:r>
            <w:r>
              <w:rPr>
                <w:noProof/>
                <w:webHidden/>
              </w:rPr>
              <w:fldChar w:fldCharType="separate"/>
            </w:r>
            <w:r w:rsidR="00EC0EAA">
              <w:rPr>
                <w:noProof/>
                <w:webHidden/>
              </w:rPr>
              <w:t>7</w:t>
            </w:r>
            <w:r>
              <w:rPr>
                <w:noProof/>
                <w:webHidden/>
              </w:rPr>
              <w:fldChar w:fldCharType="end"/>
            </w:r>
          </w:hyperlink>
        </w:p>
        <w:p w14:paraId="6EB65947" w14:textId="7CAA0037" w:rsidR="002827D9" w:rsidRDefault="002827D9">
          <w:pPr>
            <w:pStyle w:val="TOC2"/>
            <w:tabs>
              <w:tab w:val="right" w:leader="dot" w:pos="8630"/>
            </w:tabs>
            <w:rPr>
              <w:noProof/>
              <w:kern w:val="2"/>
              <w:sz w:val="24"/>
              <w:szCs w:val="24"/>
              <w:lang w:val="en-CA" w:eastAsia="en-CA"/>
              <w14:ligatures w14:val="standardContextual"/>
            </w:rPr>
          </w:pPr>
          <w:hyperlink w:anchor="_Toc214049129" w:history="1">
            <w:r w:rsidRPr="0070740E">
              <w:rPr>
                <w:rStyle w:val="Hyperlink"/>
                <w:noProof/>
              </w:rPr>
              <w:t>2.2 Software Architecture</w:t>
            </w:r>
            <w:r>
              <w:rPr>
                <w:noProof/>
                <w:webHidden/>
              </w:rPr>
              <w:tab/>
            </w:r>
            <w:r>
              <w:rPr>
                <w:noProof/>
                <w:webHidden/>
              </w:rPr>
              <w:fldChar w:fldCharType="begin"/>
            </w:r>
            <w:r>
              <w:rPr>
                <w:noProof/>
                <w:webHidden/>
              </w:rPr>
              <w:instrText xml:space="preserve"> PAGEREF _Toc214049129 \h </w:instrText>
            </w:r>
            <w:r>
              <w:rPr>
                <w:noProof/>
                <w:webHidden/>
              </w:rPr>
            </w:r>
            <w:r>
              <w:rPr>
                <w:noProof/>
                <w:webHidden/>
              </w:rPr>
              <w:fldChar w:fldCharType="separate"/>
            </w:r>
            <w:r w:rsidR="00EC0EAA">
              <w:rPr>
                <w:noProof/>
                <w:webHidden/>
              </w:rPr>
              <w:t>8</w:t>
            </w:r>
            <w:r>
              <w:rPr>
                <w:noProof/>
                <w:webHidden/>
              </w:rPr>
              <w:fldChar w:fldCharType="end"/>
            </w:r>
          </w:hyperlink>
        </w:p>
        <w:p w14:paraId="648BEBA8" w14:textId="7B03B3A1" w:rsidR="002827D9" w:rsidRDefault="002827D9">
          <w:pPr>
            <w:pStyle w:val="TOC2"/>
            <w:tabs>
              <w:tab w:val="right" w:leader="dot" w:pos="8630"/>
            </w:tabs>
            <w:rPr>
              <w:noProof/>
              <w:kern w:val="2"/>
              <w:sz w:val="24"/>
              <w:szCs w:val="24"/>
              <w:lang w:val="en-CA" w:eastAsia="en-CA"/>
              <w14:ligatures w14:val="standardContextual"/>
            </w:rPr>
          </w:pPr>
          <w:hyperlink w:anchor="_Toc214049130" w:history="1">
            <w:r w:rsidRPr="0070740E">
              <w:rPr>
                <w:rStyle w:val="Hyperlink"/>
                <w:noProof/>
              </w:rPr>
              <w:t>2.3 System Communication Architecture</w:t>
            </w:r>
            <w:r>
              <w:rPr>
                <w:noProof/>
                <w:webHidden/>
              </w:rPr>
              <w:tab/>
            </w:r>
            <w:r>
              <w:rPr>
                <w:noProof/>
                <w:webHidden/>
              </w:rPr>
              <w:fldChar w:fldCharType="begin"/>
            </w:r>
            <w:r>
              <w:rPr>
                <w:noProof/>
                <w:webHidden/>
              </w:rPr>
              <w:instrText xml:space="preserve"> PAGEREF _Toc214049130 \h </w:instrText>
            </w:r>
            <w:r>
              <w:rPr>
                <w:noProof/>
                <w:webHidden/>
              </w:rPr>
            </w:r>
            <w:r>
              <w:rPr>
                <w:noProof/>
                <w:webHidden/>
              </w:rPr>
              <w:fldChar w:fldCharType="separate"/>
            </w:r>
            <w:r w:rsidR="00EC0EAA">
              <w:rPr>
                <w:noProof/>
                <w:webHidden/>
              </w:rPr>
              <w:t>9</w:t>
            </w:r>
            <w:r>
              <w:rPr>
                <w:noProof/>
                <w:webHidden/>
              </w:rPr>
              <w:fldChar w:fldCharType="end"/>
            </w:r>
          </w:hyperlink>
        </w:p>
        <w:p w14:paraId="66DC7767" w14:textId="5938DA0C" w:rsidR="002827D9" w:rsidRDefault="002827D9">
          <w:pPr>
            <w:pStyle w:val="TOC1"/>
            <w:tabs>
              <w:tab w:val="right" w:leader="dot" w:pos="8630"/>
            </w:tabs>
            <w:rPr>
              <w:noProof/>
              <w:kern w:val="2"/>
              <w:sz w:val="24"/>
              <w:szCs w:val="24"/>
              <w:lang w:val="en-CA" w:eastAsia="en-CA"/>
              <w14:ligatures w14:val="standardContextual"/>
            </w:rPr>
          </w:pPr>
          <w:hyperlink w:anchor="_Toc214049131" w:history="1">
            <w:r w:rsidRPr="0070740E">
              <w:rPr>
                <w:rStyle w:val="Hyperlink"/>
                <w:noProof/>
              </w:rPr>
              <w:t>3. Diagrams (10%)</w:t>
            </w:r>
            <w:r>
              <w:rPr>
                <w:noProof/>
                <w:webHidden/>
              </w:rPr>
              <w:tab/>
            </w:r>
            <w:r>
              <w:rPr>
                <w:noProof/>
                <w:webHidden/>
              </w:rPr>
              <w:fldChar w:fldCharType="begin"/>
            </w:r>
            <w:r>
              <w:rPr>
                <w:noProof/>
                <w:webHidden/>
              </w:rPr>
              <w:instrText xml:space="preserve"> PAGEREF _Toc214049131 \h </w:instrText>
            </w:r>
            <w:r>
              <w:rPr>
                <w:noProof/>
                <w:webHidden/>
              </w:rPr>
            </w:r>
            <w:r>
              <w:rPr>
                <w:noProof/>
                <w:webHidden/>
              </w:rPr>
              <w:fldChar w:fldCharType="separate"/>
            </w:r>
            <w:r w:rsidR="00EC0EAA">
              <w:rPr>
                <w:noProof/>
                <w:webHidden/>
              </w:rPr>
              <w:t>10</w:t>
            </w:r>
            <w:r>
              <w:rPr>
                <w:noProof/>
                <w:webHidden/>
              </w:rPr>
              <w:fldChar w:fldCharType="end"/>
            </w:r>
          </w:hyperlink>
        </w:p>
        <w:p w14:paraId="32DD8F6C" w14:textId="4BEFE80C" w:rsidR="002827D9" w:rsidRDefault="002827D9">
          <w:pPr>
            <w:pStyle w:val="TOC2"/>
            <w:tabs>
              <w:tab w:val="right" w:leader="dot" w:pos="8630"/>
            </w:tabs>
            <w:rPr>
              <w:noProof/>
              <w:kern w:val="2"/>
              <w:sz w:val="24"/>
              <w:szCs w:val="24"/>
              <w:lang w:val="en-CA" w:eastAsia="en-CA"/>
              <w14:ligatures w14:val="standardContextual"/>
            </w:rPr>
          </w:pPr>
          <w:hyperlink w:anchor="_Toc214049132" w:history="1">
            <w:r w:rsidRPr="0070740E">
              <w:rPr>
                <w:rStyle w:val="Hyperlink"/>
                <w:noProof/>
              </w:rPr>
              <w:t>3.1 Statechart Diagram</w:t>
            </w:r>
            <w:r>
              <w:rPr>
                <w:noProof/>
                <w:webHidden/>
              </w:rPr>
              <w:tab/>
            </w:r>
            <w:r>
              <w:rPr>
                <w:noProof/>
                <w:webHidden/>
              </w:rPr>
              <w:fldChar w:fldCharType="begin"/>
            </w:r>
            <w:r>
              <w:rPr>
                <w:noProof/>
                <w:webHidden/>
              </w:rPr>
              <w:instrText xml:space="preserve"> PAGEREF _Toc214049132 \h </w:instrText>
            </w:r>
            <w:r>
              <w:rPr>
                <w:noProof/>
                <w:webHidden/>
              </w:rPr>
            </w:r>
            <w:r>
              <w:rPr>
                <w:noProof/>
                <w:webHidden/>
              </w:rPr>
              <w:fldChar w:fldCharType="separate"/>
            </w:r>
            <w:r w:rsidR="00EC0EAA">
              <w:rPr>
                <w:noProof/>
                <w:webHidden/>
              </w:rPr>
              <w:t>10</w:t>
            </w:r>
            <w:r>
              <w:rPr>
                <w:noProof/>
                <w:webHidden/>
              </w:rPr>
              <w:fldChar w:fldCharType="end"/>
            </w:r>
          </w:hyperlink>
        </w:p>
        <w:p w14:paraId="78D3F660" w14:textId="736A9848" w:rsidR="002827D9" w:rsidRDefault="002827D9">
          <w:pPr>
            <w:pStyle w:val="TOC2"/>
            <w:tabs>
              <w:tab w:val="right" w:leader="dot" w:pos="8630"/>
            </w:tabs>
            <w:rPr>
              <w:noProof/>
              <w:kern w:val="2"/>
              <w:sz w:val="24"/>
              <w:szCs w:val="24"/>
              <w:lang w:val="en-CA" w:eastAsia="en-CA"/>
              <w14:ligatures w14:val="standardContextual"/>
            </w:rPr>
          </w:pPr>
          <w:hyperlink w:anchor="_Toc214049133" w:history="1">
            <w:r w:rsidRPr="0070740E">
              <w:rPr>
                <w:rStyle w:val="Hyperlink"/>
                <w:noProof/>
              </w:rPr>
              <w:t>3.2 Sequence Diagrams</w:t>
            </w:r>
            <w:r>
              <w:rPr>
                <w:noProof/>
                <w:webHidden/>
              </w:rPr>
              <w:tab/>
            </w:r>
            <w:r>
              <w:rPr>
                <w:noProof/>
                <w:webHidden/>
              </w:rPr>
              <w:fldChar w:fldCharType="begin"/>
            </w:r>
            <w:r>
              <w:rPr>
                <w:noProof/>
                <w:webHidden/>
              </w:rPr>
              <w:instrText xml:space="preserve"> PAGEREF _Toc214049133 \h </w:instrText>
            </w:r>
            <w:r>
              <w:rPr>
                <w:noProof/>
                <w:webHidden/>
              </w:rPr>
            </w:r>
            <w:r>
              <w:rPr>
                <w:noProof/>
                <w:webHidden/>
              </w:rPr>
              <w:fldChar w:fldCharType="separate"/>
            </w:r>
            <w:r w:rsidR="00EC0EAA">
              <w:rPr>
                <w:noProof/>
                <w:webHidden/>
              </w:rPr>
              <w:t>13</w:t>
            </w:r>
            <w:r>
              <w:rPr>
                <w:noProof/>
                <w:webHidden/>
              </w:rPr>
              <w:fldChar w:fldCharType="end"/>
            </w:r>
          </w:hyperlink>
        </w:p>
        <w:p w14:paraId="769FC066" w14:textId="3073F9E6" w:rsidR="002827D9" w:rsidRDefault="002827D9">
          <w:pPr>
            <w:pStyle w:val="TOC2"/>
            <w:tabs>
              <w:tab w:val="right" w:leader="dot" w:pos="8630"/>
            </w:tabs>
            <w:rPr>
              <w:noProof/>
              <w:kern w:val="2"/>
              <w:sz w:val="24"/>
              <w:szCs w:val="24"/>
              <w:lang w:val="en-CA" w:eastAsia="en-CA"/>
              <w14:ligatures w14:val="standardContextual"/>
            </w:rPr>
          </w:pPr>
          <w:hyperlink w:anchor="_Toc214049134" w:history="1">
            <w:r w:rsidRPr="0070740E">
              <w:rPr>
                <w:rStyle w:val="Hyperlink"/>
                <w:noProof/>
              </w:rPr>
              <w:t>3.3 Planed Route Diagram</w:t>
            </w:r>
            <w:r>
              <w:rPr>
                <w:noProof/>
                <w:webHidden/>
              </w:rPr>
              <w:tab/>
            </w:r>
            <w:r>
              <w:rPr>
                <w:noProof/>
                <w:webHidden/>
              </w:rPr>
              <w:fldChar w:fldCharType="begin"/>
            </w:r>
            <w:r>
              <w:rPr>
                <w:noProof/>
                <w:webHidden/>
              </w:rPr>
              <w:instrText xml:space="preserve"> PAGEREF _Toc214049134 \h </w:instrText>
            </w:r>
            <w:r>
              <w:rPr>
                <w:noProof/>
                <w:webHidden/>
              </w:rPr>
            </w:r>
            <w:r>
              <w:rPr>
                <w:noProof/>
                <w:webHidden/>
              </w:rPr>
              <w:fldChar w:fldCharType="separate"/>
            </w:r>
            <w:r w:rsidR="00EC0EAA">
              <w:rPr>
                <w:noProof/>
                <w:webHidden/>
              </w:rPr>
              <w:t>16</w:t>
            </w:r>
            <w:r>
              <w:rPr>
                <w:noProof/>
                <w:webHidden/>
              </w:rPr>
              <w:fldChar w:fldCharType="end"/>
            </w:r>
          </w:hyperlink>
        </w:p>
        <w:p w14:paraId="69A50F40" w14:textId="705B97B3" w:rsidR="002827D9" w:rsidRDefault="002827D9">
          <w:pPr>
            <w:pStyle w:val="TOC1"/>
            <w:tabs>
              <w:tab w:val="right" w:leader="dot" w:pos="8630"/>
            </w:tabs>
            <w:rPr>
              <w:noProof/>
              <w:kern w:val="2"/>
              <w:sz w:val="24"/>
              <w:szCs w:val="24"/>
              <w:lang w:val="en-CA" w:eastAsia="en-CA"/>
              <w14:ligatures w14:val="standardContextual"/>
            </w:rPr>
          </w:pPr>
          <w:hyperlink w:anchor="_Toc214049135" w:history="1">
            <w:r w:rsidRPr="0070740E">
              <w:rPr>
                <w:rStyle w:val="Hyperlink"/>
                <w:noProof/>
              </w:rPr>
              <w:t>4. Watchdog Timer Demonstration (5%)</w:t>
            </w:r>
            <w:r>
              <w:rPr>
                <w:noProof/>
                <w:webHidden/>
              </w:rPr>
              <w:tab/>
            </w:r>
            <w:r>
              <w:rPr>
                <w:noProof/>
                <w:webHidden/>
              </w:rPr>
              <w:fldChar w:fldCharType="begin"/>
            </w:r>
            <w:r>
              <w:rPr>
                <w:noProof/>
                <w:webHidden/>
              </w:rPr>
              <w:instrText xml:space="preserve"> PAGEREF _Toc214049135 \h </w:instrText>
            </w:r>
            <w:r>
              <w:rPr>
                <w:noProof/>
                <w:webHidden/>
              </w:rPr>
            </w:r>
            <w:r>
              <w:rPr>
                <w:noProof/>
                <w:webHidden/>
              </w:rPr>
              <w:fldChar w:fldCharType="separate"/>
            </w:r>
            <w:r w:rsidR="00EC0EAA">
              <w:rPr>
                <w:noProof/>
                <w:webHidden/>
              </w:rPr>
              <w:t>16</w:t>
            </w:r>
            <w:r>
              <w:rPr>
                <w:noProof/>
                <w:webHidden/>
              </w:rPr>
              <w:fldChar w:fldCharType="end"/>
            </w:r>
          </w:hyperlink>
        </w:p>
        <w:p w14:paraId="7C46F060" w14:textId="5FA0320F" w:rsidR="002827D9" w:rsidRDefault="002827D9">
          <w:pPr>
            <w:pStyle w:val="TOC1"/>
            <w:tabs>
              <w:tab w:val="right" w:leader="dot" w:pos="8630"/>
            </w:tabs>
            <w:rPr>
              <w:noProof/>
              <w:kern w:val="2"/>
              <w:sz w:val="24"/>
              <w:szCs w:val="24"/>
              <w:lang w:val="en-CA" w:eastAsia="en-CA"/>
              <w14:ligatures w14:val="standardContextual"/>
            </w:rPr>
          </w:pPr>
          <w:hyperlink w:anchor="_Toc214049136" w:history="1">
            <w:r w:rsidRPr="0070740E">
              <w:rPr>
                <w:rStyle w:val="Hyperlink"/>
                <w:noProof/>
              </w:rPr>
              <w:t>5. Planned Value Analysis (10%)</w:t>
            </w:r>
            <w:r>
              <w:rPr>
                <w:noProof/>
                <w:webHidden/>
              </w:rPr>
              <w:tab/>
            </w:r>
            <w:r>
              <w:rPr>
                <w:noProof/>
                <w:webHidden/>
              </w:rPr>
              <w:fldChar w:fldCharType="begin"/>
            </w:r>
            <w:r>
              <w:rPr>
                <w:noProof/>
                <w:webHidden/>
              </w:rPr>
              <w:instrText xml:space="preserve"> PAGEREF _Toc214049136 \h </w:instrText>
            </w:r>
            <w:r>
              <w:rPr>
                <w:noProof/>
                <w:webHidden/>
              </w:rPr>
            </w:r>
            <w:r>
              <w:rPr>
                <w:noProof/>
                <w:webHidden/>
              </w:rPr>
              <w:fldChar w:fldCharType="separate"/>
            </w:r>
            <w:r w:rsidR="00EC0EAA">
              <w:rPr>
                <w:noProof/>
                <w:webHidden/>
              </w:rPr>
              <w:t>17</w:t>
            </w:r>
            <w:r>
              <w:rPr>
                <w:noProof/>
                <w:webHidden/>
              </w:rPr>
              <w:fldChar w:fldCharType="end"/>
            </w:r>
          </w:hyperlink>
        </w:p>
        <w:p w14:paraId="488082D1" w14:textId="59E3670A" w:rsidR="002827D9" w:rsidRDefault="002827D9">
          <w:pPr>
            <w:pStyle w:val="TOC2"/>
            <w:tabs>
              <w:tab w:val="right" w:leader="dot" w:pos="8630"/>
            </w:tabs>
            <w:rPr>
              <w:noProof/>
              <w:kern w:val="2"/>
              <w:sz w:val="24"/>
              <w:szCs w:val="24"/>
              <w:lang w:val="en-CA" w:eastAsia="en-CA"/>
              <w14:ligatures w14:val="standardContextual"/>
            </w:rPr>
          </w:pPr>
          <w:hyperlink w:anchor="_Toc214049137" w:history="1">
            <w:r w:rsidRPr="0070740E">
              <w:rPr>
                <w:rStyle w:val="Hyperlink"/>
                <w:rFonts w:eastAsia="Cambria" w:cs="Cambria"/>
                <w:noProof/>
              </w:rPr>
              <w:t>5.1 Adjustments Made</w:t>
            </w:r>
            <w:r>
              <w:rPr>
                <w:noProof/>
                <w:webHidden/>
              </w:rPr>
              <w:tab/>
            </w:r>
            <w:r>
              <w:rPr>
                <w:noProof/>
                <w:webHidden/>
              </w:rPr>
              <w:fldChar w:fldCharType="begin"/>
            </w:r>
            <w:r>
              <w:rPr>
                <w:noProof/>
                <w:webHidden/>
              </w:rPr>
              <w:instrText xml:space="preserve"> PAGEREF _Toc214049137 \h </w:instrText>
            </w:r>
            <w:r>
              <w:rPr>
                <w:noProof/>
                <w:webHidden/>
              </w:rPr>
            </w:r>
            <w:r>
              <w:rPr>
                <w:noProof/>
                <w:webHidden/>
              </w:rPr>
              <w:fldChar w:fldCharType="separate"/>
            </w:r>
            <w:r w:rsidR="00EC0EAA">
              <w:rPr>
                <w:noProof/>
                <w:webHidden/>
              </w:rPr>
              <w:t>19</w:t>
            </w:r>
            <w:r>
              <w:rPr>
                <w:noProof/>
                <w:webHidden/>
              </w:rPr>
              <w:fldChar w:fldCharType="end"/>
            </w:r>
          </w:hyperlink>
        </w:p>
        <w:p w14:paraId="05277428" w14:textId="606444A7" w:rsidR="002827D9" w:rsidRDefault="002827D9">
          <w:pPr>
            <w:pStyle w:val="TOC1"/>
            <w:tabs>
              <w:tab w:val="right" w:leader="dot" w:pos="8630"/>
            </w:tabs>
            <w:rPr>
              <w:noProof/>
              <w:kern w:val="2"/>
              <w:sz w:val="24"/>
              <w:szCs w:val="24"/>
              <w:lang w:val="en-CA" w:eastAsia="en-CA"/>
              <w14:ligatures w14:val="standardContextual"/>
            </w:rPr>
          </w:pPr>
          <w:hyperlink w:anchor="_Toc214049138" w:history="1">
            <w:r w:rsidRPr="0070740E">
              <w:rPr>
                <w:rStyle w:val="Hyperlink"/>
                <w:noProof/>
              </w:rPr>
              <w:t>6. Working Code on GitHub (10%)</w:t>
            </w:r>
            <w:r>
              <w:rPr>
                <w:noProof/>
                <w:webHidden/>
              </w:rPr>
              <w:tab/>
            </w:r>
            <w:r>
              <w:rPr>
                <w:noProof/>
                <w:webHidden/>
              </w:rPr>
              <w:fldChar w:fldCharType="begin"/>
            </w:r>
            <w:r>
              <w:rPr>
                <w:noProof/>
                <w:webHidden/>
              </w:rPr>
              <w:instrText xml:space="preserve"> PAGEREF _Toc214049138 \h </w:instrText>
            </w:r>
            <w:r>
              <w:rPr>
                <w:noProof/>
                <w:webHidden/>
              </w:rPr>
            </w:r>
            <w:r>
              <w:rPr>
                <w:noProof/>
                <w:webHidden/>
              </w:rPr>
              <w:fldChar w:fldCharType="separate"/>
            </w:r>
            <w:r w:rsidR="00EC0EAA">
              <w:rPr>
                <w:noProof/>
                <w:webHidden/>
              </w:rPr>
              <w:t>19</w:t>
            </w:r>
            <w:r>
              <w:rPr>
                <w:noProof/>
                <w:webHidden/>
              </w:rPr>
              <w:fldChar w:fldCharType="end"/>
            </w:r>
          </w:hyperlink>
        </w:p>
        <w:p w14:paraId="559FC90B" w14:textId="0B09CEA1" w:rsidR="002827D9" w:rsidRDefault="002827D9">
          <w:pPr>
            <w:pStyle w:val="TOC1"/>
            <w:tabs>
              <w:tab w:val="right" w:leader="dot" w:pos="8630"/>
            </w:tabs>
            <w:rPr>
              <w:noProof/>
              <w:kern w:val="2"/>
              <w:sz w:val="24"/>
              <w:szCs w:val="24"/>
              <w:lang w:val="en-CA" w:eastAsia="en-CA"/>
              <w14:ligatures w14:val="standardContextual"/>
            </w:rPr>
          </w:pPr>
          <w:hyperlink w:anchor="_Toc214049139" w:history="1">
            <w:r w:rsidRPr="0070740E">
              <w:rPr>
                <w:rStyle w:val="Hyperlink"/>
                <w:noProof/>
              </w:rPr>
              <w:t>7. Unit Testing Results (25%)</w:t>
            </w:r>
            <w:r>
              <w:rPr>
                <w:noProof/>
                <w:webHidden/>
              </w:rPr>
              <w:tab/>
            </w:r>
            <w:r>
              <w:rPr>
                <w:noProof/>
                <w:webHidden/>
              </w:rPr>
              <w:fldChar w:fldCharType="begin"/>
            </w:r>
            <w:r>
              <w:rPr>
                <w:noProof/>
                <w:webHidden/>
              </w:rPr>
              <w:instrText xml:space="preserve"> PAGEREF _Toc214049139 \h </w:instrText>
            </w:r>
            <w:r>
              <w:rPr>
                <w:noProof/>
                <w:webHidden/>
              </w:rPr>
            </w:r>
            <w:r>
              <w:rPr>
                <w:noProof/>
                <w:webHidden/>
              </w:rPr>
              <w:fldChar w:fldCharType="separate"/>
            </w:r>
            <w:r w:rsidR="00EC0EAA">
              <w:rPr>
                <w:noProof/>
                <w:webHidden/>
              </w:rPr>
              <w:t>20</w:t>
            </w:r>
            <w:r>
              <w:rPr>
                <w:noProof/>
                <w:webHidden/>
              </w:rPr>
              <w:fldChar w:fldCharType="end"/>
            </w:r>
          </w:hyperlink>
        </w:p>
        <w:p w14:paraId="6DF092C5" w14:textId="0BACCEDF" w:rsidR="002827D9" w:rsidRDefault="002827D9">
          <w:pPr>
            <w:pStyle w:val="TOC1"/>
            <w:tabs>
              <w:tab w:val="right" w:leader="dot" w:pos="8630"/>
            </w:tabs>
            <w:rPr>
              <w:noProof/>
              <w:kern w:val="2"/>
              <w:sz w:val="24"/>
              <w:szCs w:val="24"/>
              <w:lang w:val="en-CA" w:eastAsia="en-CA"/>
              <w14:ligatures w14:val="standardContextual"/>
            </w:rPr>
          </w:pPr>
          <w:hyperlink w:anchor="_Toc214049140" w:history="1">
            <w:r w:rsidRPr="0070740E">
              <w:rPr>
                <w:rStyle w:val="Hyperlink"/>
                <w:noProof/>
              </w:rPr>
              <w:t>8. Conclusion</w:t>
            </w:r>
            <w:r>
              <w:rPr>
                <w:noProof/>
                <w:webHidden/>
              </w:rPr>
              <w:tab/>
            </w:r>
            <w:r>
              <w:rPr>
                <w:noProof/>
                <w:webHidden/>
              </w:rPr>
              <w:fldChar w:fldCharType="begin"/>
            </w:r>
            <w:r>
              <w:rPr>
                <w:noProof/>
                <w:webHidden/>
              </w:rPr>
              <w:instrText xml:space="preserve"> PAGEREF _Toc214049140 \h </w:instrText>
            </w:r>
            <w:r>
              <w:rPr>
                <w:noProof/>
                <w:webHidden/>
              </w:rPr>
            </w:r>
            <w:r>
              <w:rPr>
                <w:noProof/>
                <w:webHidden/>
              </w:rPr>
              <w:fldChar w:fldCharType="separate"/>
            </w:r>
            <w:r w:rsidR="00EC0EAA">
              <w:rPr>
                <w:noProof/>
                <w:webHidden/>
              </w:rPr>
              <w:t>23</w:t>
            </w:r>
            <w:r>
              <w:rPr>
                <w:noProof/>
                <w:webHidden/>
              </w:rPr>
              <w:fldChar w:fldCharType="end"/>
            </w:r>
          </w:hyperlink>
        </w:p>
        <w:p w14:paraId="7D85B8D3" w14:textId="413B7F5C" w:rsidR="00283871" w:rsidRDefault="00283871">
          <w:r>
            <w:rPr>
              <w:b/>
              <w:bCs/>
              <w:noProof/>
            </w:rPr>
            <w:fldChar w:fldCharType="end"/>
          </w:r>
        </w:p>
      </w:sdtContent>
    </w:sdt>
    <w:p w14:paraId="05536920" w14:textId="77777777" w:rsidR="00283871" w:rsidRDefault="00283871"/>
    <w:p w14:paraId="6D23AAA0" w14:textId="77777777" w:rsidR="007224EC" w:rsidRDefault="007224EC"/>
    <w:p w14:paraId="4E4F4979" w14:textId="77777777" w:rsidR="007224EC" w:rsidRDefault="007224EC"/>
    <w:p w14:paraId="45F71186" w14:textId="77777777" w:rsidR="007224EC" w:rsidRDefault="007224EC"/>
    <w:p w14:paraId="69686876" w14:textId="77777777" w:rsidR="007224EC" w:rsidRDefault="007224EC"/>
    <w:p w14:paraId="0B793E46" w14:textId="2D9F98FB" w:rsidR="000E5699" w:rsidRDefault="00283871" w:rsidP="003F5B70">
      <w:pPr>
        <w:pStyle w:val="Heading1"/>
      </w:pPr>
      <w:bookmarkStart w:id="0" w:name="_Toc214049117"/>
      <w:r>
        <w:t>1. Updated Project Proposal</w:t>
      </w:r>
      <w:bookmarkEnd w:id="0"/>
    </w:p>
    <w:p w14:paraId="08DC9937" w14:textId="0208EBDC" w:rsidR="00C02A8C" w:rsidRDefault="003E1D0D" w:rsidP="00C02A8C">
      <w:r w:rsidRPr="00AC22E7">
        <w:t>This section updates the original project proposal and addresses concerns raised during initial feedback. All clarifications and refinements to the objectives, requirements, testing plans, and scheduling have been incorporated.</w:t>
      </w:r>
    </w:p>
    <w:p w14:paraId="70FF4232" w14:textId="29798E7C" w:rsidR="003F5B70" w:rsidRDefault="00C02A8C" w:rsidP="00C02A8C">
      <w:pPr>
        <w:pStyle w:val="Heading2"/>
      </w:pPr>
      <w:bookmarkStart w:id="1" w:name="_Toc214049118"/>
      <w:r>
        <w:t xml:space="preserve">1.1 </w:t>
      </w:r>
      <w:r w:rsidR="003F5B70">
        <w:t>Updated Project Objectives</w:t>
      </w:r>
      <w:bookmarkEnd w:id="1"/>
    </w:p>
    <w:p w14:paraId="64FF181A" w14:textId="04600C11" w:rsidR="00AA4A79" w:rsidRPr="00AC22E7" w:rsidRDefault="00AA4A79" w:rsidP="00AA4A79">
      <w:r w:rsidRPr="00AC22E7">
        <w:t>The objective of this project is to design and build an autonomous snowplow robot capable of clearing a designated arena without any human intervention. The robot must reliably detect, classify, and avoid both stationary and moving obstacles including competing robots while maintaining precise navigation within the indoor boundary. Artificial snow, represented by 20 mm wooden cubes, must be efficiently collected and pushed beyond the perimeter using a mechanically stable plow capable of extending up to 50 mm in width and 30 mm in length. The design prioritizes a lightweight and compact structure that meets all dimensional constraints and minimizes mechanical load during operation.</w:t>
      </w:r>
    </w:p>
    <w:p w14:paraId="77FE80DE" w14:textId="7B5D014C" w:rsidR="00AA4A79" w:rsidRPr="00AC22E7" w:rsidRDefault="00AA4A79" w:rsidP="00AA4A79">
      <w:r w:rsidRPr="00AC22E7">
        <w:t>The robot will begin its operation from a fixed starting corner aligned with one edge of the arena and must complete the clearing task within the five minute competition window while maintaining a safe maximum speed of 30 cm/s. Achieving this performance requires the integration of reliable obstacle detection, accurate orientation tracking, and an optimized coverage strategy that pushes cubes with minimal missed regions.</w:t>
      </w:r>
    </w:p>
    <w:p w14:paraId="7150346E" w14:textId="3747C23D" w:rsidR="00AA4A79" w:rsidRPr="00AC22E7" w:rsidRDefault="00AA4A79" w:rsidP="00AA4A79">
      <w:r w:rsidRPr="00AC22E7">
        <w:t xml:space="preserve">To accomplish these goals, the system is built using a modular architecture composed of independent yet cooperative subsystems including steering, boundary detection, obstacle detection, real world orientation, and plow control. Each subsystem will be developed, tested, and validated individually before full integration. Robust software components such as a state machine, sensor fusion logic, and real time communication protocols ensure consistent operation under a variety of environmental and </w:t>
      </w:r>
      <w:r w:rsidR="00C427C6" w:rsidRPr="00AC22E7">
        <w:t>competitive</w:t>
      </w:r>
      <w:r w:rsidRPr="00AC22E7">
        <w:t xml:space="preserve"> conditions.</w:t>
      </w:r>
    </w:p>
    <w:p w14:paraId="4B0A17A1" w14:textId="2CF84E2F" w:rsidR="00AA4A79" w:rsidRPr="00AC22E7" w:rsidRDefault="00AA4A79" w:rsidP="00AA4A79">
      <w:r w:rsidRPr="00AC22E7">
        <w:t>The final solution must operate predictably and safely, minimize penalties from collisions or boundary violations, maintain compliance with all SYSC 4805 competition rules, and demonstrate reliable and repeatable performance across multiple runs.</w:t>
      </w:r>
    </w:p>
    <w:p w14:paraId="43F8C51C" w14:textId="3BE6C2BF" w:rsidR="00B92D2A" w:rsidRPr="00B92D2A" w:rsidRDefault="003F5B70" w:rsidP="00B92D2A">
      <w:pPr>
        <w:pStyle w:val="Heading2"/>
      </w:pPr>
      <w:bookmarkStart w:id="2" w:name="_Toc214049119"/>
      <w:r>
        <w:t>1.2 Updated Requirements</w:t>
      </w:r>
      <w:bookmarkEnd w:id="2"/>
    </w:p>
    <w:p w14:paraId="1C73DCB2" w14:textId="2B43357E" w:rsidR="00A626C9" w:rsidRPr="00C427C6" w:rsidRDefault="00A626C9" w:rsidP="00EC138C">
      <w:pPr>
        <w:pStyle w:val="Heading3"/>
        <w:rPr>
          <w:sz w:val="24"/>
          <w:szCs w:val="24"/>
        </w:rPr>
      </w:pPr>
      <w:bookmarkStart w:id="3" w:name="_Toc214049120"/>
      <w:r w:rsidRPr="00C427C6">
        <w:rPr>
          <w:sz w:val="24"/>
          <w:szCs w:val="24"/>
        </w:rPr>
        <w:t>1.2.1 Functional Requirements</w:t>
      </w:r>
      <w:bookmarkEnd w:id="3"/>
    </w:p>
    <w:p w14:paraId="0A0C7FBC" w14:textId="2CC93D3C" w:rsidR="00DD3249" w:rsidRPr="00AC22E7" w:rsidRDefault="00DD3249" w:rsidP="00EC138C">
      <w:pPr>
        <w:pStyle w:val="ListParagraph"/>
        <w:numPr>
          <w:ilvl w:val="0"/>
          <w:numId w:val="14"/>
        </w:numPr>
      </w:pPr>
      <w:r w:rsidRPr="00AC22E7">
        <w:t>[FR1] The robot shall operate only within the black perimeter of the indoor testing arena.</w:t>
      </w:r>
    </w:p>
    <w:p w14:paraId="6AF7C8D9" w14:textId="12B4E758" w:rsidR="00DD3249" w:rsidRPr="00AC22E7" w:rsidRDefault="00DD3249" w:rsidP="00EC138C">
      <w:pPr>
        <w:pStyle w:val="ListParagraph"/>
        <w:numPr>
          <w:ilvl w:val="0"/>
          <w:numId w:val="14"/>
        </w:numPr>
      </w:pPr>
      <w:r w:rsidRPr="00AC22E7">
        <w:t>[FR2] The robot shall only start from a corner inside the perimeter, aligned with one edge of the perimeter.</w:t>
      </w:r>
    </w:p>
    <w:p w14:paraId="5D0710E2" w14:textId="022142C2" w:rsidR="00DD3249" w:rsidRPr="00AC22E7" w:rsidRDefault="00DD3249" w:rsidP="00EC138C">
      <w:pPr>
        <w:pStyle w:val="ListParagraph"/>
        <w:numPr>
          <w:ilvl w:val="0"/>
          <w:numId w:val="14"/>
        </w:numPr>
      </w:pPr>
      <w:r w:rsidRPr="00AC22E7">
        <w:t>[FR3] The robot shall detect and avoid fixed obstacles within the arena.</w:t>
      </w:r>
    </w:p>
    <w:p w14:paraId="1C305468" w14:textId="03376F4B" w:rsidR="00DD3249" w:rsidRPr="00AC22E7" w:rsidRDefault="00DD3249" w:rsidP="00EC138C">
      <w:pPr>
        <w:pStyle w:val="ListParagraph"/>
        <w:numPr>
          <w:ilvl w:val="0"/>
          <w:numId w:val="14"/>
        </w:numPr>
      </w:pPr>
      <w:r w:rsidRPr="00AC22E7">
        <w:t>[FR4] The robot shall detect and avoid moving obstacles within the arena.</w:t>
      </w:r>
    </w:p>
    <w:p w14:paraId="240F244E" w14:textId="105A2775" w:rsidR="00DD3249" w:rsidRPr="00AC22E7" w:rsidRDefault="00DD3249" w:rsidP="00EC138C">
      <w:pPr>
        <w:pStyle w:val="ListParagraph"/>
        <w:numPr>
          <w:ilvl w:val="0"/>
          <w:numId w:val="14"/>
        </w:numPr>
      </w:pPr>
      <w:r w:rsidRPr="00AC22E7">
        <w:t>[FR5] The robot shall push snow blocks to the outside of the perimeter.</w:t>
      </w:r>
    </w:p>
    <w:p w14:paraId="6D75DE1C" w14:textId="59FFA6AA" w:rsidR="00DD3249" w:rsidRPr="00AC22E7" w:rsidRDefault="00DD3249" w:rsidP="00EC138C">
      <w:pPr>
        <w:pStyle w:val="ListParagraph"/>
        <w:numPr>
          <w:ilvl w:val="0"/>
          <w:numId w:val="14"/>
        </w:numPr>
      </w:pPr>
      <w:r w:rsidRPr="00AC22E7">
        <w:t>[FR6] The robot shall move all snow blocks out of the perimeter of the arena.</w:t>
      </w:r>
    </w:p>
    <w:p w14:paraId="12215BB3" w14:textId="649A859A" w:rsidR="00DD3249" w:rsidRPr="00AC22E7" w:rsidRDefault="00DD3249" w:rsidP="00EC138C">
      <w:pPr>
        <w:pStyle w:val="ListParagraph"/>
        <w:numPr>
          <w:ilvl w:val="0"/>
          <w:numId w:val="14"/>
        </w:numPr>
      </w:pPr>
      <w:r w:rsidRPr="00AC22E7">
        <w:t>[FR7] The robot shall handle errors in the system with meaningful error messages.</w:t>
      </w:r>
    </w:p>
    <w:p w14:paraId="7925BC78" w14:textId="70882794" w:rsidR="00637C5B" w:rsidRPr="00AC22E7" w:rsidRDefault="00DD3249" w:rsidP="00637C5B">
      <w:pPr>
        <w:pStyle w:val="ListParagraph"/>
        <w:numPr>
          <w:ilvl w:val="0"/>
          <w:numId w:val="14"/>
        </w:numPr>
      </w:pPr>
      <w:r w:rsidRPr="00AC22E7">
        <w:t xml:space="preserve">[FR8] The robot shall operate autonomously once it is </w:t>
      </w:r>
      <w:r w:rsidR="001C5EC2" w:rsidRPr="00AC22E7">
        <w:t>set up</w:t>
      </w:r>
      <w:r w:rsidRPr="00AC22E7">
        <w:t xml:space="preserve"> in the arena</w:t>
      </w:r>
    </w:p>
    <w:p w14:paraId="42707C2E" w14:textId="331CDDF5" w:rsidR="004A47DB" w:rsidRPr="00AC22E7" w:rsidRDefault="004A47DB" w:rsidP="00637C5B">
      <w:pPr>
        <w:pStyle w:val="ListParagraph"/>
        <w:numPr>
          <w:ilvl w:val="0"/>
          <w:numId w:val="14"/>
        </w:numPr>
      </w:pPr>
      <w:r w:rsidRPr="00AC22E7">
        <w:t>[FR</w:t>
      </w:r>
      <w:r w:rsidR="00637C5B" w:rsidRPr="00AC22E7">
        <w:t>9</w:t>
      </w:r>
      <w:r w:rsidRPr="00AC22E7">
        <w:t>]</w:t>
      </w:r>
      <w:r w:rsidR="003307C2" w:rsidRPr="00AC22E7">
        <w:t xml:space="preserve"> The robot shall follow a predefined</w:t>
      </w:r>
      <w:r w:rsidR="00CB068F" w:rsidRPr="00AC22E7">
        <w:t xml:space="preserve"> </w:t>
      </w:r>
      <w:r w:rsidR="009A1162" w:rsidRPr="00AC22E7">
        <w:t xml:space="preserve">course of </w:t>
      </w:r>
      <w:r w:rsidR="0058125F" w:rsidRPr="00AC22E7">
        <w:t>action for</w:t>
      </w:r>
      <w:r w:rsidR="00E818B2" w:rsidRPr="00AC22E7">
        <w:t xml:space="preserve"> sweeping the arena</w:t>
      </w:r>
    </w:p>
    <w:p w14:paraId="0810BF75" w14:textId="10368798" w:rsidR="00760A8E" w:rsidRPr="00AC22E7" w:rsidRDefault="00760A8E" w:rsidP="00637C5B">
      <w:pPr>
        <w:pStyle w:val="ListParagraph"/>
        <w:numPr>
          <w:ilvl w:val="0"/>
          <w:numId w:val="14"/>
        </w:numPr>
      </w:pPr>
      <w:r w:rsidRPr="00AC22E7">
        <w:t xml:space="preserve">[FR10] </w:t>
      </w:r>
      <w:r w:rsidR="001C7D03" w:rsidRPr="00AC22E7">
        <w:t>The robot shall immediately stop forward</w:t>
      </w:r>
      <w:r w:rsidR="0070405C" w:rsidRPr="00AC22E7">
        <w:t xml:space="preserve"> or backward</w:t>
      </w:r>
      <w:r w:rsidR="001C7D03" w:rsidRPr="00AC22E7">
        <w:t xml:space="preserve"> motion when a boundary line is detected.</w:t>
      </w:r>
    </w:p>
    <w:p w14:paraId="30471DFF" w14:textId="3CDDA86D" w:rsidR="00D55AA0" w:rsidRPr="00AC22E7" w:rsidRDefault="00D55AA0" w:rsidP="00637C5B">
      <w:pPr>
        <w:pStyle w:val="ListParagraph"/>
        <w:numPr>
          <w:ilvl w:val="0"/>
          <w:numId w:val="14"/>
        </w:numPr>
      </w:pPr>
      <w:r w:rsidRPr="00AC22E7">
        <w:t>[FR11] The robot shall execute a boundary-correction maneuver before resuming navigation.</w:t>
      </w:r>
    </w:p>
    <w:p w14:paraId="69918D5A" w14:textId="7ED2DE1F" w:rsidR="008444E1" w:rsidRPr="00AC22E7" w:rsidRDefault="008444E1" w:rsidP="00637C5B">
      <w:pPr>
        <w:pStyle w:val="ListParagraph"/>
        <w:numPr>
          <w:ilvl w:val="0"/>
          <w:numId w:val="14"/>
        </w:numPr>
      </w:pPr>
      <w:r w:rsidRPr="00AC22E7">
        <w:t>[FR1</w:t>
      </w:r>
      <w:r w:rsidR="00B83ACE" w:rsidRPr="00AC22E7">
        <w:t>2</w:t>
      </w:r>
      <w:r w:rsidRPr="00AC22E7">
        <w:t>] The robot shall differentiate between snow blocks and obstacles using distance thresholds and sensor readings.</w:t>
      </w:r>
    </w:p>
    <w:p w14:paraId="04812E6F" w14:textId="6F992749" w:rsidR="00F104AC" w:rsidRPr="00AC22E7" w:rsidRDefault="00F104AC" w:rsidP="00637C5B">
      <w:pPr>
        <w:pStyle w:val="ListParagraph"/>
        <w:numPr>
          <w:ilvl w:val="0"/>
          <w:numId w:val="14"/>
        </w:numPr>
      </w:pPr>
      <w:r w:rsidRPr="00AC22E7">
        <w:t>[FR1</w:t>
      </w:r>
      <w:r w:rsidR="00B83ACE" w:rsidRPr="00AC22E7">
        <w:t>3</w:t>
      </w:r>
      <w:r w:rsidRPr="00AC22E7">
        <w:t>] The robot shall select an avoidance path (left, right, or stop) depending on obstacle position and proximity.</w:t>
      </w:r>
    </w:p>
    <w:p w14:paraId="5B4DEE8D" w14:textId="4EBF7452" w:rsidR="001C5EC2" w:rsidRPr="00AC22E7" w:rsidRDefault="001C5EC2" w:rsidP="00637C5B">
      <w:pPr>
        <w:pStyle w:val="ListParagraph"/>
        <w:numPr>
          <w:ilvl w:val="0"/>
          <w:numId w:val="14"/>
        </w:numPr>
      </w:pPr>
      <w:r w:rsidRPr="00AC22E7">
        <w:t xml:space="preserve">[FR14] The robot shall combine </w:t>
      </w:r>
      <w:r w:rsidR="00A97B27" w:rsidRPr="00AC22E7">
        <w:t>IMU,</w:t>
      </w:r>
      <w:r w:rsidRPr="00AC22E7">
        <w:t xml:space="preserve"> line sensor, and distance sensor data for decision-making.</w:t>
      </w:r>
    </w:p>
    <w:p w14:paraId="7BFADE83" w14:textId="4B3371A4" w:rsidR="00A626C9" w:rsidRPr="00730A26" w:rsidRDefault="00A626C9" w:rsidP="00DD55EA">
      <w:pPr>
        <w:pStyle w:val="Heading3"/>
        <w:rPr>
          <w:sz w:val="24"/>
          <w:szCs w:val="24"/>
        </w:rPr>
      </w:pPr>
      <w:bookmarkStart w:id="4" w:name="_Toc214049121"/>
      <w:r w:rsidRPr="00730A26">
        <w:rPr>
          <w:sz w:val="24"/>
          <w:szCs w:val="24"/>
        </w:rPr>
        <w:t>1.2.2 Non-Functional Requirements</w:t>
      </w:r>
      <w:bookmarkEnd w:id="4"/>
    </w:p>
    <w:p w14:paraId="6F7E46A7" w14:textId="74F775B2" w:rsidR="0058125F" w:rsidRPr="00AC22E7" w:rsidRDefault="0058125F" w:rsidP="0058125F">
      <w:pPr>
        <w:pStyle w:val="ListParagraph"/>
        <w:numPr>
          <w:ilvl w:val="0"/>
          <w:numId w:val="15"/>
        </w:numPr>
      </w:pPr>
      <w:r w:rsidRPr="00AC22E7">
        <w:t>[NFR1] The robot shall be reliable and able to complete multiple runs without hardware failure.</w:t>
      </w:r>
    </w:p>
    <w:p w14:paraId="18A198C3" w14:textId="7556FC0E" w:rsidR="0058125F" w:rsidRPr="00AC22E7" w:rsidRDefault="0058125F" w:rsidP="0058125F">
      <w:pPr>
        <w:pStyle w:val="ListParagraph"/>
        <w:numPr>
          <w:ilvl w:val="0"/>
          <w:numId w:val="15"/>
        </w:numPr>
      </w:pPr>
      <w:r w:rsidRPr="00AC22E7">
        <w:t>[NFR2] Sensors shall provide sufficient accuracy to detect the black path boundary and obstacles reliably, such that the robot is able to complete runs with an average penalty of 35 cubes or less.</w:t>
      </w:r>
    </w:p>
    <w:p w14:paraId="065631F4" w14:textId="2A37FDCD" w:rsidR="0058125F" w:rsidRPr="00AC22E7" w:rsidRDefault="0058125F" w:rsidP="0058125F">
      <w:pPr>
        <w:pStyle w:val="ListParagraph"/>
        <w:numPr>
          <w:ilvl w:val="0"/>
          <w:numId w:val="15"/>
        </w:numPr>
      </w:pPr>
      <w:r w:rsidRPr="00AC22E7">
        <w:t>[NFR3] The robot shall complete moving all snow blocks in 5 minutes or less.</w:t>
      </w:r>
    </w:p>
    <w:p w14:paraId="68C95A69" w14:textId="3955FCE0" w:rsidR="007232D1" w:rsidRPr="00AC22E7" w:rsidRDefault="007232D1" w:rsidP="0058125F">
      <w:pPr>
        <w:pStyle w:val="ListParagraph"/>
        <w:numPr>
          <w:ilvl w:val="0"/>
          <w:numId w:val="15"/>
        </w:numPr>
      </w:pPr>
      <w:r w:rsidRPr="00AC22E7">
        <w:t xml:space="preserve">[NFR4] The robot shall detect obstacles at </w:t>
      </w:r>
      <w:r w:rsidR="00730A26" w:rsidRPr="00AC22E7">
        <w:t>20</w:t>
      </w:r>
      <w:r w:rsidRPr="00AC22E7">
        <w:t xml:space="preserve"> cm ± </w:t>
      </w:r>
      <w:r w:rsidR="00D97B00" w:rsidRPr="00AC22E7">
        <w:t>5</w:t>
      </w:r>
      <w:r w:rsidRPr="00AC22E7">
        <w:t xml:space="preserve"> cm and maintain </w:t>
      </w:r>
      <w:r w:rsidR="00D97B00" w:rsidRPr="00AC22E7">
        <w:t xml:space="preserve">a </w:t>
      </w:r>
      <w:r w:rsidRPr="00AC22E7">
        <w:t>clearance</w:t>
      </w:r>
      <w:r w:rsidR="007B7C7B" w:rsidRPr="00AC22E7">
        <w:t xml:space="preserve"> distance</w:t>
      </w:r>
      <w:r w:rsidRPr="00AC22E7">
        <w:t xml:space="preserve"> </w:t>
      </w:r>
      <w:r w:rsidR="00D97B00" w:rsidRPr="00AC22E7">
        <w:t xml:space="preserve">of 10 cm ± 2 cm </w:t>
      </w:r>
      <w:r w:rsidRPr="00AC22E7">
        <w:t xml:space="preserve">to safely avoid collisions. </w:t>
      </w:r>
    </w:p>
    <w:p w14:paraId="661F2BA2" w14:textId="6DFB268C" w:rsidR="00320D19" w:rsidRPr="00AC22E7" w:rsidRDefault="00320D19" w:rsidP="0058125F">
      <w:pPr>
        <w:pStyle w:val="ListParagraph"/>
        <w:numPr>
          <w:ilvl w:val="0"/>
          <w:numId w:val="15"/>
        </w:numPr>
      </w:pPr>
      <w:r w:rsidRPr="00AC22E7">
        <w:t>[NFR</w:t>
      </w:r>
      <w:r w:rsidR="00351DE6" w:rsidRPr="00AC22E7">
        <w:t xml:space="preserve">5] The robot should maintain </w:t>
      </w:r>
      <w:r w:rsidR="004625C3" w:rsidRPr="00AC22E7">
        <w:t>turning</w:t>
      </w:r>
      <w:r w:rsidR="00351DE6" w:rsidRPr="00AC22E7">
        <w:t xml:space="preserve"> accuracy within ± 10</w:t>
      </w:r>
      <w:r w:rsidR="004625C3" w:rsidRPr="00AC22E7">
        <w:t>°.</w:t>
      </w:r>
    </w:p>
    <w:p w14:paraId="24067114" w14:textId="1EE2D3D7" w:rsidR="003F56B5" w:rsidRPr="00AC22E7" w:rsidRDefault="003F56B5" w:rsidP="0058125F">
      <w:pPr>
        <w:pStyle w:val="ListParagraph"/>
        <w:numPr>
          <w:ilvl w:val="0"/>
          <w:numId w:val="15"/>
        </w:numPr>
      </w:pPr>
      <w:r w:rsidRPr="00AC22E7">
        <w:t>[NFR</w:t>
      </w:r>
      <w:r w:rsidR="004625C3" w:rsidRPr="00AC22E7">
        <w:t>6</w:t>
      </w:r>
      <w:r w:rsidRPr="00AC22E7">
        <w:t>] The robot shall</w:t>
      </w:r>
      <w:r w:rsidR="0013029F" w:rsidRPr="00AC22E7">
        <w:t xml:space="preserve"> transition into a safe-stop state if critical sensor </w:t>
      </w:r>
      <w:r w:rsidR="00F8777E" w:rsidRPr="00AC22E7">
        <w:t>fails</w:t>
      </w:r>
      <w:r w:rsidR="0036583D" w:rsidRPr="00AC22E7">
        <w:t xml:space="preserve"> mid-run</w:t>
      </w:r>
    </w:p>
    <w:p w14:paraId="7FB68D5B" w14:textId="34A7AB1C" w:rsidR="0036583D" w:rsidRPr="00AC22E7" w:rsidRDefault="008E541E" w:rsidP="0058125F">
      <w:pPr>
        <w:pStyle w:val="ListParagraph"/>
        <w:numPr>
          <w:ilvl w:val="0"/>
          <w:numId w:val="15"/>
        </w:numPr>
      </w:pPr>
      <w:r w:rsidRPr="00AC22E7">
        <w:t>[NFR</w:t>
      </w:r>
      <w:r w:rsidR="004625C3" w:rsidRPr="00AC22E7">
        <w:t>7</w:t>
      </w:r>
      <w:r w:rsidRPr="00AC22E7">
        <w:t xml:space="preserve">] The robot should require less </w:t>
      </w:r>
      <w:r w:rsidR="00730A26" w:rsidRPr="00AC22E7">
        <w:t>than</w:t>
      </w:r>
      <w:r w:rsidRPr="00AC22E7">
        <w:t xml:space="preserve"> 30 </w:t>
      </w:r>
      <w:r w:rsidR="00DD3A43" w:rsidRPr="00AC22E7">
        <w:t>seconds</w:t>
      </w:r>
      <w:r w:rsidRPr="00AC22E7">
        <w:t xml:space="preserve"> of setup time before a run</w:t>
      </w:r>
    </w:p>
    <w:p w14:paraId="627778D0" w14:textId="7CF1CDF5" w:rsidR="00DD3A43" w:rsidRPr="00AC22E7" w:rsidRDefault="00DD3A43" w:rsidP="0058125F">
      <w:pPr>
        <w:pStyle w:val="ListParagraph"/>
        <w:numPr>
          <w:ilvl w:val="0"/>
          <w:numId w:val="15"/>
        </w:numPr>
      </w:pPr>
      <w:r w:rsidRPr="00AC22E7">
        <w:t xml:space="preserve">[NFR8] The robot shall differentiate between stationary obstacles and moving obstacles using sensor readings and detection </w:t>
      </w:r>
      <w:r w:rsidR="009E7430" w:rsidRPr="00AC22E7">
        <w:t>decisions</w:t>
      </w:r>
      <w:r w:rsidRPr="00AC22E7">
        <w:t>.</w:t>
      </w:r>
    </w:p>
    <w:p w14:paraId="19E091A9" w14:textId="7B2FCEC8" w:rsidR="00A626C9" w:rsidRPr="00730A26" w:rsidRDefault="00A626C9" w:rsidP="00634636">
      <w:pPr>
        <w:pStyle w:val="Heading3"/>
        <w:rPr>
          <w:sz w:val="24"/>
          <w:szCs w:val="24"/>
        </w:rPr>
      </w:pPr>
      <w:bookmarkStart w:id="5" w:name="_Toc214049122"/>
      <w:r w:rsidRPr="00730A26">
        <w:rPr>
          <w:sz w:val="24"/>
          <w:szCs w:val="24"/>
        </w:rPr>
        <w:t>1.2.3 Constraints</w:t>
      </w:r>
      <w:bookmarkEnd w:id="5"/>
      <w:r w:rsidRPr="00730A26">
        <w:rPr>
          <w:sz w:val="24"/>
          <w:szCs w:val="24"/>
        </w:rPr>
        <w:t xml:space="preserve"> </w:t>
      </w:r>
    </w:p>
    <w:p w14:paraId="79778991" w14:textId="517149B8" w:rsidR="00A11F55" w:rsidRPr="00AC22E7" w:rsidRDefault="00A11F55" w:rsidP="00A11F55">
      <w:pPr>
        <w:pStyle w:val="ListParagraph"/>
        <w:numPr>
          <w:ilvl w:val="0"/>
          <w:numId w:val="16"/>
        </w:numPr>
      </w:pPr>
      <w:r w:rsidRPr="00AC22E7">
        <w:t>[C1] The robot, including the plow, shall fit within the maximum dimensions of 226 × 262 × 150 mm.</w:t>
      </w:r>
    </w:p>
    <w:p w14:paraId="74A409B1" w14:textId="0E2E40FE" w:rsidR="00A11F55" w:rsidRPr="00AC22E7" w:rsidRDefault="00A11F55" w:rsidP="00A11F55">
      <w:pPr>
        <w:pStyle w:val="ListParagraph"/>
        <w:numPr>
          <w:ilvl w:val="0"/>
          <w:numId w:val="16"/>
        </w:numPr>
      </w:pPr>
      <w:r w:rsidRPr="00AC22E7">
        <w:t>[C2] The robot’s plow may extend up to 25 mm on each side (maximum 50 mm total in width) and up to 30 mm in length beyond the base robot dimensions.</w:t>
      </w:r>
    </w:p>
    <w:p w14:paraId="3B48F733" w14:textId="2C331F9E" w:rsidR="00A11F55" w:rsidRPr="00AC22E7" w:rsidRDefault="00A11F55" w:rsidP="00A11F55">
      <w:pPr>
        <w:pStyle w:val="ListParagraph"/>
        <w:numPr>
          <w:ilvl w:val="0"/>
          <w:numId w:val="16"/>
        </w:numPr>
      </w:pPr>
      <w:r w:rsidRPr="00AC22E7">
        <w:t>[C3] The robot shall not exceed the maximum allowable speed of 30 cm/s.</w:t>
      </w:r>
    </w:p>
    <w:p w14:paraId="2EA0CB6F" w14:textId="5DBF16B3" w:rsidR="00A11F55" w:rsidRPr="00AC22E7" w:rsidRDefault="00A11F55" w:rsidP="00A11F55">
      <w:pPr>
        <w:pStyle w:val="ListParagraph"/>
        <w:numPr>
          <w:ilvl w:val="0"/>
          <w:numId w:val="16"/>
        </w:numPr>
      </w:pPr>
      <w:r w:rsidRPr="00AC22E7">
        <w:t>[C4] The robot shall not be manually adjusted during operation.</w:t>
      </w:r>
    </w:p>
    <w:p w14:paraId="1D0D4366" w14:textId="61451971" w:rsidR="00A11F55" w:rsidRPr="00AC22E7" w:rsidRDefault="00A11F55" w:rsidP="00A11F55">
      <w:pPr>
        <w:pStyle w:val="ListParagraph"/>
        <w:numPr>
          <w:ilvl w:val="0"/>
          <w:numId w:val="16"/>
        </w:numPr>
      </w:pPr>
      <w:r w:rsidRPr="00AC22E7">
        <w:t>[C5] The robot shall not push or hit obstacles in the arena.</w:t>
      </w:r>
    </w:p>
    <w:p w14:paraId="32699E40" w14:textId="7CF2216D" w:rsidR="00A11F55" w:rsidRPr="00AC22E7" w:rsidRDefault="00A11F55" w:rsidP="00A11F55">
      <w:pPr>
        <w:pStyle w:val="ListParagraph"/>
        <w:numPr>
          <w:ilvl w:val="0"/>
          <w:numId w:val="16"/>
        </w:numPr>
      </w:pPr>
      <w:r w:rsidRPr="00AC22E7">
        <w:t>[C6] The robot’s wheels shall always remain within +/-5 cm of the boundary line</w:t>
      </w:r>
      <w:r w:rsidR="00722865" w:rsidRPr="00AC22E7">
        <w:t xml:space="preserve"> if detected.</w:t>
      </w:r>
    </w:p>
    <w:p w14:paraId="6FDB679D" w14:textId="68EB8288" w:rsidR="006C2577" w:rsidRPr="00AC22E7" w:rsidRDefault="008E052F" w:rsidP="00A11F55">
      <w:pPr>
        <w:pStyle w:val="ListParagraph"/>
        <w:numPr>
          <w:ilvl w:val="0"/>
          <w:numId w:val="16"/>
        </w:numPr>
      </w:pPr>
      <w:r w:rsidRPr="00AC22E7">
        <w:t>[C7] All sensors and mechanical components must be securely mounted and must withstand vibrations or minor impacts</w:t>
      </w:r>
    </w:p>
    <w:p w14:paraId="257FA486" w14:textId="11FB9F7C" w:rsidR="008E052F" w:rsidRPr="00AC22E7" w:rsidRDefault="003A0449" w:rsidP="00A11F55">
      <w:pPr>
        <w:pStyle w:val="ListParagraph"/>
        <w:numPr>
          <w:ilvl w:val="0"/>
          <w:numId w:val="16"/>
        </w:numPr>
      </w:pPr>
      <w:r w:rsidRPr="00AC22E7">
        <w:t xml:space="preserve">[C8] </w:t>
      </w:r>
      <w:r w:rsidR="008B28C7" w:rsidRPr="00AC22E7">
        <w:t>The</w:t>
      </w:r>
      <w:r w:rsidRPr="00AC22E7">
        <w:t xml:space="preserve"> robot shall operate entirely </w:t>
      </w:r>
      <w:r w:rsidR="008B28C7" w:rsidRPr="00AC22E7">
        <w:t>from battery</w:t>
      </w:r>
      <w:r w:rsidRPr="00AC22E7">
        <w:t xml:space="preserve"> power for the duration of the run</w:t>
      </w:r>
      <w:r w:rsidR="004E036F" w:rsidRPr="00AC22E7">
        <w:t>.</w:t>
      </w:r>
    </w:p>
    <w:p w14:paraId="6A326487" w14:textId="23EAC9BD" w:rsidR="008B28C7" w:rsidRPr="00AC22E7" w:rsidRDefault="008B28C7" w:rsidP="00A11F55">
      <w:pPr>
        <w:pStyle w:val="ListParagraph"/>
        <w:numPr>
          <w:ilvl w:val="0"/>
          <w:numId w:val="16"/>
        </w:numPr>
      </w:pPr>
      <w:r w:rsidRPr="00AC22E7">
        <w:t>[C9] All components should operate within their specified voltage and current limits.</w:t>
      </w:r>
    </w:p>
    <w:p w14:paraId="5BB711C5" w14:textId="6C642E8A" w:rsidR="009D6BFE" w:rsidRPr="00AC22E7" w:rsidRDefault="009D6BFE" w:rsidP="00A11F55">
      <w:pPr>
        <w:pStyle w:val="ListParagraph"/>
        <w:numPr>
          <w:ilvl w:val="0"/>
          <w:numId w:val="16"/>
        </w:numPr>
      </w:pPr>
      <w:r w:rsidRPr="00AC22E7">
        <w:t>[C10] The robot shall not interfere with competing robots or cause intentional collisions</w:t>
      </w:r>
      <w:r w:rsidR="005856D5" w:rsidRPr="00AC22E7">
        <w:t>.</w:t>
      </w:r>
    </w:p>
    <w:p w14:paraId="7CE582BD" w14:textId="24F8A54D" w:rsidR="005856D5" w:rsidRPr="00AC22E7" w:rsidRDefault="005856D5" w:rsidP="00A11F55">
      <w:pPr>
        <w:pStyle w:val="ListParagraph"/>
        <w:numPr>
          <w:ilvl w:val="0"/>
          <w:numId w:val="16"/>
        </w:numPr>
      </w:pPr>
      <w:r w:rsidRPr="00AC22E7">
        <w:t>[C11] The robot shall comply fully with all the SYSC 4805 com</w:t>
      </w:r>
      <w:r w:rsidR="00277159" w:rsidRPr="00AC22E7">
        <w:t>pet</w:t>
      </w:r>
      <w:r w:rsidR="00EC69C8" w:rsidRPr="00AC22E7">
        <w:t>ition rules.</w:t>
      </w:r>
    </w:p>
    <w:p w14:paraId="7851C99A" w14:textId="0555262E" w:rsidR="00045F93" w:rsidRDefault="005F7277" w:rsidP="00045F93">
      <w:pPr>
        <w:pStyle w:val="Heading2"/>
      </w:pPr>
      <w:bookmarkStart w:id="6" w:name="_Toc214049123"/>
      <w:r>
        <w:rPr>
          <w:noProof/>
        </w:rPr>
        <w:drawing>
          <wp:anchor distT="0" distB="0" distL="114300" distR="114300" simplePos="0" relativeHeight="251658241" behindDoc="0" locked="0" layoutInCell="1" allowOverlap="1" wp14:anchorId="306B5806" wp14:editId="6402327F">
            <wp:simplePos x="0" y="0"/>
            <wp:positionH relativeFrom="column">
              <wp:posOffset>801370</wp:posOffset>
            </wp:positionH>
            <wp:positionV relativeFrom="paragraph">
              <wp:posOffset>415925</wp:posOffset>
            </wp:positionV>
            <wp:extent cx="3882390" cy="2764790"/>
            <wp:effectExtent l="0" t="0" r="3810" b="0"/>
            <wp:wrapTopAndBottom/>
            <wp:docPr id="22496099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0992" name="Picture 1" descr="A diagram of a machine&#10;&#10;AI-generated content may be incorrect."/>
                    <pic:cNvPicPr/>
                  </pic:nvPicPr>
                  <pic:blipFill>
                    <a:blip r:embed="rId15"/>
                    <a:stretch>
                      <a:fillRect/>
                    </a:stretch>
                  </pic:blipFill>
                  <pic:spPr>
                    <a:xfrm>
                      <a:off x="0" y="0"/>
                      <a:ext cx="3882390" cy="2764790"/>
                    </a:xfrm>
                    <a:prstGeom prst="rect">
                      <a:avLst/>
                    </a:prstGeom>
                  </pic:spPr>
                </pic:pic>
              </a:graphicData>
            </a:graphic>
            <wp14:sizeRelH relativeFrom="margin">
              <wp14:pctWidth>0</wp14:pctWidth>
            </wp14:sizeRelH>
            <wp14:sizeRelV relativeFrom="margin">
              <wp14:pctHeight>0</wp14:pctHeight>
            </wp14:sizeRelV>
          </wp:anchor>
        </w:drawing>
      </w:r>
      <w:r w:rsidR="00815010" w:rsidRPr="00F97B10">
        <w:t xml:space="preserve">1.3 Updated </w:t>
      </w:r>
      <w:r w:rsidR="00996A23" w:rsidRPr="00F97B10">
        <w:t>Work Breakdown Stru</w:t>
      </w:r>
      <w:r w:rsidR="00F97B10" w:rsidRPr="00F97B10">
        <w:t>cture</w:t>
      </w:r>
      <w:bookmarkEnd w:id="6"/>
    </w:p>
    <w:p w14:paraId="154D4871" w14:textId="2EA66092" w:rsidR="00045F93" w:rsidRPr="00045F93" w:rsidRDefault="00AC22E7" w:rsidP="00045F93">
      <w:r>
        <w:rPr>
          <w:noProof/>
        </w:rPr>
        <mc:AlternateContent>
          <mc:Choice Requires="wps">
            <w:drawing>
              <wp:anchor distT="0" distB="0" distL="114300" distR="114300" simplePos="0" relativeHeight="251658243" behindDoc="1" locked="0" layoutInCell="1" allowOverlap="1" wp14:anchorId="7A180D81" wp14:editId="55AADBC7">
                <wp:simplePos x="0" y="0"/>
                <wp:positionH relativeFrom="column">
                  <wp:posOffset>-32657</wp:posOffset>
                </wp:positionH>
                <wp:positionV relativeFrom="paragraph">
                  <wp:posOffset>2958374</wp:posOffset>
                </wp:positionV>
                <wp:extent cx="5486400" cy="252095"/>
                <wp:effectExtent l="0" t="0" r="0" b="0"/>
                <wp:wrapNone/>
                <wp:docPr id="822030785" name="Text Box 1"/>
                <wp:cNvGraphicFramePr/>
                <a:graphic xmlns:a="http://schemas.openxmlformats.org/drawingml/2006/main">
                  <a:graphicData uri="http://schemas.microsoft.com/office/word/2010/wordprocessingShape">
                    <wps:wsp>
                      <wps:cNvSpPr txBox="1"/>
                      <wps:spPr>
                        <a:xfrm>
                          <a:off x="0" y="0"/>
                          <a:ext cx="5486400" cy="252095"/>
                        </a:xfrm>
                        <a:prstGeom prst="rect">
                          <a:avLst/>
                        </a:prstGeom>
                        <a:solidFill>
                          <a:prstClr val="white"/>
                        </a:solidFill>
                        <a:ln>
                          <a:noFill/>
                        </a:ln>
                      </wps:spPr>
                      <wps:txbx>
                        <w:txbxContent>
                          <w:p w14:paraId="7D5F465F" w14:textId="49787FE2" w:rsidR="00045F93" w:rsidRPr="002603A0" w:rsidRDefault="00045F93" w:rsidP="00045F93">
                            <w:pPr>
                              <w:pStyle w:val="Caption"/>
                              <w:jc w:val="center"/>
                              <w:rPr>
                                <w:b w:val="0"/>
                                <w:bCs w:val="0"/>
                                <w:noProof/>
                                <w:color w:val="auto"/>
                                <w:sz w:val="20"/>
                                <w:szCs w:val="20"/>
                              </w:rPr>
                            </w:pPr>
                            <w:r w:rsidRPr="002603A0">
                              <w:rPr>
                                <w:b w:val="0"/>
                                <w:bCs w:val="0"/>
                                <w:color w:val="auto"/>
                                <w:sz w:val="20"/>
                                <w:szCs w:val="20"/>
                              </w:rPr>
                              <w:t xml:space="preserve">Figure </w:t>
                            </w:r>
                            <w:r w:rsidRPr="002603A0">
                              <w:rPr>
                                <w:b w:val="0"/>
                                <w:bCs w:val="0"/>
                                <w:color w:val="auto"/>
                                <w:sz w:val="20"/>
                                <w:szCs w:val="20"/>
                              </w:rPr>
                              <w:fldChar w:fldCharType="begin"/>
                            </w:r>
                            <w:r w:rsidRPr="002603A0">
                              <w:rPr>
                                <w:b w:val="0"/>
                                <w:bCs w:val="0"/>
                                <w:color w:val="auto"/>
                                <w:sz w:val="20"/>
                                <w:szCs w:val="20"/>
                              </w:rPr>
                              <w:instrText xml:space="preserve"> SEQ Figure \* ARABIC </w:instrText>
                            </w:r>
                            <w:r w:rsidRPr="002603A0">
                              <w:rPr>
                                <w:b w:val="0"/>
                                <w:bCs w:val="0"/>
                                <w:color w:val="auto"/>
                                <w:sz w:val="20"/>
                                <w:szCs w:val="20"/>
                              </w:rPr>
                              <w:fldChar w:fldCharType="separate"/>
                            </w:r>
                            <w:r w:rsidR="00EC0EAA">
                              <w:rPr>
                                <w:b w:val="0"/>
                                <w:bCs w:val="0"/>
                                <w:noProof/>
                                <w:color w:val="auto"/>
                                <w:sz w:val="20"/>
                                <w:szCs w:val="20"/>
                              </w:rPr>
                              <w:t>1</w:t>
                            </w:r>
                            <w:r w:rsidRPr="002603A0">
                              <w:rPr>
                                <w:b w:val="0"/>
                                <w:bCs w:val="0"/>
                                <w:color w:val="auto"/>
                                <w:sz w:val="20"/>
                                <w:szCs w:val="20"/>
                              </w:rPr>
                              <w:fldChar w:fldCharType="end"/>
                            </w:r>
                            <w:r w:rsidRPr="002603A0">
                              <w:rPr>
                                <w:b w:val="0"/>
                                <w:bCs w:val="0"/>
                                <w:color w:val="auto"/>
                                <w:sz w:val="20"/>
                                <w:szCs w:val="20"/>
                              </w:rPr>
                              <w:t xml:space="preserve"> - Updated WBD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180D81" id="_x0000_t202" coordsize="21600,21600" o:spt="202" path="m,l,21600r21600,l21600,xe">
                <v:stroke joinstyle="miter"/>
                <v:path gradientshapeok="t" o:connecttype="rect"/>
              </v:shapetype>
              <v:shape id="Text Box 1" o:spid="_x0000_s1026" type="#_x0000_t202" style="position:absolute;margin-left:-2.55pt;margin-top:232.95pt;width:6in;height:19.85pt;z-index:-25165823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" stroked="f">
                <v:textbox inset="0,0,0,0">
                  <w:txbxContent>
                    <w:p w14:paraId="7D5F465F" w14:textId="49787FE2" w:rsidR="00045F93" w:rsidRPr="002603A0" w:rsidRDefault="00045F93" w:rsidP="00045F93">
                      <w:pPr>
                        <w:pStyle w:val="Caption"/>
                        <w:jc w:val="center"/>
                        <w:rPr>
                          <w:b w:val="0"/>
                          <w:bCs w:val="0"/>
                          <w:noProof/>
                          <w:color w:val="auto"/>
                          <w:sz w:val="20"/>
                          <w:szCs w:val="20"/>
                        </w:rPr>
                      </w:pPr>
                      <w:r w:rsidRPr="002603A0">
                        <w:rPr>
                          <w:b w:val="0"/>
                          <w:bCs w:val="0"/>
                          <w:color w:val="auto"/>
                          <w:sz w:val="20"/>
                          <w:szCs w:val="20"/>
                        </w:rPr>
                        <w:t xml:space="preserve">Figure </w:t>
                      </w:r>
                      <w:r w:rsidRPr="002603A0">
                        <w:rPr>
                          <w:b w:val="0"/>
                          <w:bCs w:val="0"/>
                          <w:color w:val="auto"/>
                          <w:sz w:val="20"/>
                          <w:szCs w:val="20"/>
                        </w:rPr>
                        <w:fldChar w:fldCharType="begin"/>
                      </w:r>
                      <w:r w:rsidRPr="002603A0">
                        <w:rPr>
                          <w:b w:val="0"/>
                          <w:bCs w:val="0"/>
                          <w:color w:val="auto"/>
                          <w:sz w:val="20"/>
                          <w:szCs w:val="20"/>
                        </w:rPr>
                        <w:instrText xml:space="preserve"> SEQ Figure \* ARABIC </w:instrText>
                      </w:r>
                      <w:r w:rsidRPr="002603A0">
                        <w:rPr>
                          <w:b w:val="0"/>
                          <w:bCs w:val="0"/>
                          <w:color w:val="auto"/>
                          <w:sz w:val="20"/>
                          <w:szCs w:val="20"/>
                        </w:rPr>
                        <w:fldChar w:fldCharType="separate"/>
                      </w:r>
                      <w:r w:rsidR="00EC0EAA">
                        <w:rPr>
                          <w:b w:val="0"/>
                          <w:bCs w:val="0"/>
                          <w:noProof/>
                          <w:color w:val="auto"/>
                          <w:sz w:val="20"/>
                          <w:szCs w:val="20"/>
                        </w:rPr>
                        <w:t>1</w:t>
                      </w:r>
                      <w:r w:rsidRPr="002603A0">
                        <w:rPr>
                          <w:b w:val="0"/>
                          <w:bCs w:val="0"/>
                          <w:color w:val="auto"/>
                          <w:sz w:val="20"/>
                          <w:szCs w:val="20"/>
                        </w:rPr>
                        <w:fldChar w:fldCharType="end"/>
                      </w:r>
                      <w:r w:rsidRPr="002603A0">
                        <w:rPr>
                          <w:b w:val="0"/>
                          <w:bCs w:val="0"/>
                          <w:color w:val="auto"/>
                          <w:sz w:val="20"/>
                          <w:szCs w:val="20"/>
                        </w:rPr>
                        <w:t xml:space="preserve"> - Updated WBD Structure</w:t>
                      </w:r>
                    </w:p>
                  </w:txbxContent>
                </v:textbox>
              </v:shape>
            </w:pict>
          </mc:Fallback>
        </mc:AlternateContent>
      </w:r>
    </w:p>
    <w:p w14:paraId="45849E3B" w14:textId="6E97B7AD" w:rsidR="003F5B70" w:rsidRDefault="003F5B70" w:rsidP="003F5B70">
      <w:pPr>
        <w:pStyle w:val="Heading2"/>
      </w:pPr>
      <w:bookmarkStart w:id="7" w:name="_Toc214049124"/>
      <w:r>
        <w:t>1.</w:t>
      </w:r>
      <w:r w:rsidR="00F97B10">
        <w:t>4</w:t>
      </w:r>
      <w:r>
        <w:t xml:space="preserve"> Updated Testing Plan</w:t>
      </w:r>
      <w:bookmarkEnd w:id="7"/>
    </w:p>
    <w:p w14:paraId="3BC3058F" w14:textId="28A07809" w:rsidR="52050261" w:rsidRPr="002603A0" w:rsidRDefault="52050261" w:rsidP="4CAE2665">
      <w:r w:rsidRPr="002603A0">
        <w:t xml:space="preserve">Testing remains fairly similar to the previous testing plan. Most of the unit tests in the test plan have been implemented with the major exception of the implementation </w:t>
      </w:r>
      <w:r w:rsidR="3E23D5F2" w:rsidRPr="002603A0">
        <w:t>and testing</w:t>
      </w:r>
      <w:r w:rsidRPr="002603A0">
        <w:t xml:space="preserve"> of the </w:t>
      </w:r>
      <w:r w:rsidR="5156BEE5" w:rsidRPr="002603A0">
        <w:t>real-world orientation module. As it was not implemented, tests were not made for the navigation/GPS of the system.</w:t>
      </w:r>
    </w:p>
    <w:p w14:paraId="0D30CBB5" w14:textId="7339EAD3" w:rsidR="5156BEE5" w:rsidRPr="002603A0" w:rsidRDefault="5156BEE5">
      <w:r w:rsidRPr="002603A0">
        <w:t>What remains now</w:t>
      </w:r>
      <w:r w:rsidR="099078B5" w:rsidRPr="002603A0">
        <w:t xml:space="preserve"> are integration tests which should validate that the system works together.</w:t>
      </w:r>
      <w:r w:rsidR="0B177C87" w:rsidRPr="002603A0">
        <w:t xml:space="preserve"> Since the system is more simplified, tests for communication between the Due and Nano are not necessary, but the rest of the tests for obstacle de</w:t>
      </w:r>
      <w:r w:rsidR="706BC356" w:rsidRPr="002603A0">
        <w:t xml:space="preserve">tection, autonomous </w:t>
      </w:r>
      <w:r w:rsidR="00403107" w:rsidRPr="002603A0">
        <w:t>behaviors</w:t>
      </w:r>
      <w:r w:rsidR="706BC356" w:rsidRPr="002603A0">
        <w:t>, and logging remain the same. The motor control tests can also be simplified as 90° turns will only be used for</w:t>
      </w:r>
      <w:r w:rsidR="2CA17FA7" w:rsidRPr="002603A0">
        <w:t xml:space="preserve"> the logic of the system. </w:t>
      </w:r>
    </w:p>
    <w:p w14:paraId="5D134C0F" w14:textId="1C50079C" w:rsidR="717454F3" w:rsidRPr="006A79C1" w:rsidRDefault="717454F3" w:rsidP="19CB0095">
      <w:pPr>
        <w:pStyle w:val="Heading3"/>
        <w:rPr>
          <w:b w:val="0"/>
          <w:bCs w:val="0"/>
          <w:sz w:val="24"/>
          <w:szCs w:val="24"/>
        </w:rPr>
      </w:pPr>
      <w:bookmarkStart w:id="8" w:name="_Toc214049125"/>
      <w:r w:rsidRPr="006A79C1">
        <w:rPr>
          <w:b w:val="0"/>
          <w:bCs w:val="0"/>
          <w:sz w:val="24"/>
          <w:szCs w:val="24"/>
        </w:rPr>
        <w:t>1.</w:t>
      </w:r>
      <w:r w:rsidR="00F97B10" w:rsidRPr="006A79C1">
        <w:rPr>
          <w:b w:val="0"/>
          <w:bCs w:val="0"/>
          <w:sz w:val="24"/>
          <w:szCs w:val="24"/>
        </w:rPr>
        <w:t>4</w:t>
      </w:r>
      <w:r w:rsidRPr="006A79C1">
        <w:rPr>
          <w:b w:val="0"/>
          <w:bCs w:val="0"/>
          <w:sz w:val="24"/>
          <w:szCs w:val="24"/>
        </w:rPr>
        <w:t>.1 Updated Integration Testing</w:t>
      </w:r>
      <w:bookmarkEnd w:id="8"/>
    </w:p>
    <w:p w14:paraId="011F7201" w14:textId="3BF4E8DD" w:rsidR="717454F3" w:rsidRPr="002603A0" w:rsidRDefault="717454F3" w:rsidP="6F58E8F9">
      <w:r w:rsidRPr="002603A0">
        <w:t xml:space="preserve">With a better idea on how the system shall function, integrated tests will test motor control, obstacle detection and perimeter validation, autonomous </w:t>
      </w:r>
      <w:r w:rsidR="000638B2" w:rsidRPr="002603A0">
        <w:t>behaviors</w:t>
      </w:r>
      <w:r w:rsidRPr="002603A0">
        <w:t>, and logging.</w:t>
      </w:r>
    </w:p>
    <w:p w14:paraId="0A1AA717" w14:textId="7F2910EC" w:rsidR="06732AA3" w:rsidRPr="002603A0" w:rsidRDefault="717454F3">
      <w:r w:rsidRPr="002603A0">
        <w:t>Motor Control</w:t>
      </w:r>
    </w:p>
    <w:p w14:paraId="1BBAD63F" w14:textId="250280FD" w:rsidR="06732AA3" w:rsidRPr="002603A0" w:rsidRDefault="717454F3" w:rsidP="3CF19AA0">
      <w:pPr>
        <w:pStyle w:val="ListParagraph"/>
        <w:numPr>
          <w:ilvl w:val="0"/>
          <w:numId w:val="17"/>
        </w:numPr>
      </w:pPr>
      <w:r w:rsidRPr="002603A0">
        <w:t>Assert that all motors can move in unison</w:t>
      </w:r>
    </w:p>
    <w:p w14:paraId="236FC0E3" w14:textId="5C8FEA58" w:rsidR="06732AA3" w:rsidRPr="002603A0" w:rsidRDefault="717454F3" w:rsidP="03C85B63">
      <w:pPr>
        <w:pStyle w:val="ListParagraph"/>
        <w:numPr>
          <w:ilvl w:val="0"/>
          <w:numId w:val="17"/>
        </w:numPr>
      </w:pPr>
      <w:r w:rsidRPr="002603A0">
        <w:t>Assert that the robot can turn 90° left</w:t>
      </w:r>
    </w:p>
    <w:p w14:paraId="521C6413" w14:textId="13210557" w:rsidR="06732AA3" w:rsidRPr="002603A0" w:rsidRDefault="717454F3" w:rsidP="3A947B73">
      <w:pPr>
        <w:pStyle w:val="ListParagraph"/>
        <w:numPr>
          <w:ilvl w:val="0"/>
          <w:numId w:val="17"/>
        </w:numPr>
      </w:pPr>
      <w:r w:rsidRPr="002603A0">
        <w:t>Assert that the robot can turn 90° right</w:t>
      </w:r>
    </w:p>
    <w:p w14:paraId="68521D8A" w14:textId="7AFE74D7" w:rsidR="06732AA3" w:rsidRPr="002603A0" w:rsidRDefault="717454F3" w:rsidP="2E56817D">
      <w:r w:rsidRPr="002603A0">
        <w:t>Obstacle Detection and Perimeter Validation</w:t>
      </w:r>
    </w:p>
    <w:p w14:paraId="4A5121EE" w14:textId="2A8DC162" w:rsidR="06732AA3" w:rsidRPr="002603A0" w:rsidRDefault="717454F3" w:rsidP="3F40ADE6">
      <w:pPr>
        <w:pStyle w:val="ListParagraph"/>
        <w:numPr>
          <w:ilvl w:val="0"/>
          <w:numId w:val="21"/>
        </w:numPr>
      </w:pPr>
      <w:r w:rsidRPr="002603A0">
        <w:t>Assert that data from the line following sensor moves the robot accordingly</w:t>
      </w:r>
    </w:p>
    <w:p w14:paraId="164BC978" w14:textId="46DF382E" w:rsidR="06732AA3" w:rsidRPr="002603A0" w:rsidRDefault="717454F3" w:rsidP="3A947B73">
      <w:pPr>
        <w:pStyle w:val="ListParagraph"/>
        <w:numPr>
          <w:ilvl w:val="0"/>
          <w:numId w:val="21"/>
        </w:numPr>
      </w:pPr>
      <w:r w:rsidRPr="002603A0">
        <w:t>Assert that data from the obstacle detection sensors move the robot accordingly to avoid the obstacle</w:t>
      </w:r>
    </w:p>
    <w:p w14:paraId="6C0367C7" w14:textId="6831CB2B" w:rsidR="06732AA3" w:rsidRPr="002603A0" w:rsidRDefault="717454F3" w:rsidP="5C63BD13">
      <w:r w:rsidRPr="002603A0">
        <w:t>Autonomous Behaviors</w:t>
      </w:r>
    </w:p>
    <w:p w14:paraId="3D10877C" w14:textId="1C52827F" w:rsidR="06732AA3" w:rsidRPr="002603A0" w:rsidRDefault="717454F3" w:rsidP="5C63BD13">
      <w:pPr>
        <w:pStyle w:val="ListParagraph"/>
        <w:numPr>
          <w:ilvl w:val="0"/>
          <w:numId w:val="19"/>
        </w:numPr>
      </w:pPr>
      <w:r w:rsidRPr="002603A0">
        <w:t>Assert that the robot can travel across and remain within the entire perimeter</w:t>
      </w:r>
    </w:p>
    <w:p w14:paraId="04F4FB3B" w14:textId="2F14C004" w:rsidR="06732AA3" w:rsidRPr="002603A0" w:rsidRDefault="717454F3" w:rsidP="5C63BD13">
      <w:pPr>
        <w:pStyle w:val="ListParagraph"/>
        <w:numPr>
          <w:ilvl w:val="0"/>
          <w:numId w:val="19"/>
        </w:numPr>
      </w:pPr>
      <w:r w:rsidRPr="002603A0">
        <w:t>Assert that the robot can reach a given point while avoiding obstacles and staying within the perimeter</w:t>
      </w:r>
    </w:p>
    <w:p w14:paraId="6CA24AE7" w14:textId="1F2FE95E" w:rsidR="06732AA3" w:rsidRPr="002603A0" w:rsidRDefault="717454F3" w:rsidP="5C63BD13">
      <w:pPr>
        <w:pStyle w:val="ListParagraph"/>
        <w:numPr>
          <w:ilvl w:val="0"/>
          <w:numId w:val="19"/>
        </w:numPr>
      </w:pPr>
      <w:r w:rsidRPr="002603A0">
        <w:t>Assert that the robot can push cubes to the edge of a perimeter without overstepping the line</w:t>
      </w:r>
    </w:p>
    <w:p w14:paraId="320199CC" w14:textId="6FB2D59B" w:rsidR="06732AA3" w:rsidRPr="002603A0" w:rsidRDefault="717454F3" w:rsidP="2E56817D">
      <w:r w:rsidRPr="002603A0">
        <w:t>Logging</w:t>
      </w:r>
    </w:p>
    <w:p w14:paraId="4887F706" w14:textId="337C3781" w:rsidR="06732AA3" w:rsidRPr="002603A0" w:rsidRDefault="717454F3" w:rsidP="006C53C0">
      <w:pPr>
        <w:pStyle w:val="ListParagraph"/>
        <w:numPr>
          <w:ilvl w:val="0"/>
          <w:numId w:val="20"/>
        </w:numPr>
      </w:pPr>
      <w:r w:rsidRPr="002603A0">
        <w:t>Assert that errors from each component is logged and sent to a central serial terminal and/or log file.</w:t>
      </w:r>
    </w:p>
    <w:p w14:paraId="026B046B" w14:textId="5FBB11B6" w:rsidR="003F5B70" w:rsidRPr="003F5B70" w:rsidRDefault="003F5B70" w:rsidP="003F5B70">
      <w:pPr>
        <w:pStyle w:val="Heading2"/>
      </w:pPr>
      <w:bookmarkStart w:id="9" w:name="_Toc214049126"/>
      <w:r>
        <w:t>1.</w:t>
      </w:r>
      <w:r w:rsidR="00F97B10">
        <w:t>5</w:t>
      </w:r>
      <w:r>
        <w:t xml:space="preserve"> Updated Schedule</w:t>
      </w:r>
      <w:bookmarkEnd w:id="9"/>
      <w:r>
        <w:t xml:space="preserve"> </w:t>
      </w:r>
    </w:p>
    <w:p w14:paraId="7C8B6304" w14:textId="0AE80F31" w:rsidR="2EEFD85B" w:rsidRDefault="6DD4244B" w:rsidP="2EEFD85B">
      <w:r>
        <w:t xml:space="preserve">13 out the proposed 21 activities are completed. </w:t>
      </w:r>
      <w:r w:rsidR="44885B03">
        <w:t xml:space="preserve">The missing activities are integration tests along with IMU configuration. </w:t>
      </w:r>
      <w:r w:rsidR="186D0064">
        <w:t xml:space="preserve">There were problems with the configuration which will hopefully be resolved in future iterations of the system.  </w:t>
      </w:r>
    </w:p>
    <w:p w14:paraId="55FDFFF9" w14:textId="1F2418FF" w:rsidR="063A3E17" w:rsidRDefault="14A7A279" w:rsidP="3FE6C621">
      <w:pPr>
        <w:jc w:val="center"/>
      </w:pPr>
      <w:r>
        <w:rPr>
          <w:noProof/>
        </w:rPr>
        <w:drawing>
          <wp:inline distT="0" distB="0" distL="0" distR="0" wp14:anchorId="1FAA178D" wp14:editId="76DC785C">
            <wp:extent cx="5486400" cy="2667000"/>
            <wp:effectExtent l="0" t="0" r="0" b="0"/>
            <wp:docPr id="1788722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2162"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2667000"/>
                    </a:xfrm>
                    <a:prstGeom prst="rect">
                      <a:avLst/>
                    </a:prstGeom>
                  </pic:spPr>
                </pic:pic>
              </a:graphicData>
            </a:graphic>
          </wp:inline>
        </w:drawing>
      </w:r>
      <w:r w:rsidR="211DAF53">
        <w:t xml:space="preserve">Figure </w:t>
      </w:r>
      <w:r w:rsidR="00365FB4">
        <w:t xml:space="preserve">2 - </w:t>
      </w:r>
      <w:r w:rsidR="211DAF53">
        <w:t>Colour-Coded Schedule Network Diagram (Green = Completed, Red = Incomplete)</w:t>
      </w:r>
    </w:p>
    <w:p w14:paraId="1E506F3D" w14:textId="7BD2EACB" w:rsidR="7AD69225" w:rsidRDefault="7AD69225" w:rsidP="7AD69225">
      <w:pPr>
        <w:jc w:val="center"/>
      </w:pPr>
    </w:p>
    <w:p w14:paraId="0880B644" w14:textId="07D97467" w:rsidR="2931C61E" w:rsidRDefault="4DBCAE20">
      <w:r>
        <w:t xml:space="preserve">The next deliverable is the </w:t>
      </w:r>
      <w:r w:rsidR="2931C61E">
        <w:t>final demonstration on November 25, which is a hard deadline to complete all major implementation tasks. This includes implementing all final sensors and the implementation of all the system logic.</w:t>
      </w:r>
      <w:r w:rsidR="509E4012">
        <w:t xml:space="preserve"> </w:t>
      </w:r>
    </w:p>
    <w:p w14:paraId="2CFE1992" w14:textId="38BA0D87" w:rsidR="000E5699" w:rsidRDefault="00283871" w:rsidP="003F5B70">
      <w:pPr>
        <w:pStyle w:val="Heading1"/>
      </w:pPr>
      <w:bookmarkStart w:id="10" w:name="_Toc214049127"/>
      <w:r>
        <w:t xml:space="preserve">2. </w:t>
      </w:r>
      <w:r w:rsidR="003F5B70">
        <w:t>Overall</w:t>
      </w:r>
      <w:r>
        <w:t xml:space="preserve"> Architecture</w:t>
      </w:r>
      <w:bookmarkEnd w:id="10"/>
    </w:p>
    <w:p w14:paraId="55CD9489" w14:textId="5D23FD8A" w:rsidR="00557E5F" w:rsidRPr="00557E5F" w:rsidRDefault="00557E5F" w:rsidP="00557E5F">
      <w:r w:rsidRPr="00557E5F">
        <w:t>This section provides significant expansion to the hardware and software architecture description, offering a deeper understanding of system behavior and module interaction.</w:t>
      </w:r>
    </w:p>
    <w:p w14:paraId="67CD9339" w14:textId="53619FDC" w:rsidR="003F5B70" w:rsidRPr="003F5B70" w:rsidRDefault="003F5B70" w:rsidP="003F5B70">
      <w:pPr>
        <w:pStyle w:val="Heading2"/>
      </w:pPr>
      <w:bookmarkStart w:id="11" w:name="_Toc214049128"/>
      <w:r>
        <w:t>2.1 Hardware Architecture</w:t>
      </w:r>
      <w:bookmarkEnd w:id="11"/>
    </w:p>
    <w:p w14:paraId="129F27D4" w14:textId="46CF39F0" w:rsidR="6E6962D6" w:rsidRDefault="07EC262A" w:rsidP="6E6962D6">
      <w:r w:rsidRPr="2930396D">
        <w:t>The hardware of the system consists of a</w:t>
      </w:r>
      <w:r w:rsidR="1BF45B9E" w:rsidRPr="2930396D">
        <w:t>n Arduino Due,</w:t>
      </w:r>
      <w:r w:rsidRPr="2930396D">
        <w:t xml:space="preserve"> </w:t>
      </w:r>
      <w:r w:rsidR="1BF45B9E" w:rsidRPr="2930396D">
        <w:t xml:space="preserve">four </w:t>
      </w:r>
      <w:r w:rsidR="1EAB2A2A" w:rsidRPr="2930396D">
        <w:t>independent</w:t>
      </w:r>
      <w:r w:rsidR="1BF45B9E" w:rsidRPr="2930396D">
        <w:t xml:space="preserve"> DC motors that are driven by the Cytron motor driver, and a </w:t>
      </w:r>
      <w:r w:rsidRPr="2930396D">
        <w:t xml:space="preserve">lean number of </w:t>
      </w:r>
      <w:r w:rsidR="65435AEF" w:rsidRPr="2930396D">
        <w:t>sensors</w:t>
      </w:r>
      <w:r w:rsidRPr="2930396D">
        <w:t xml:space="preserve">. There is an ultrasonic sensor in the front, two Sharp </w:t>
      </w:r>
      <w:r w:rsidR="6874F394" w:rsidRPr="2930396D">
        <w:t>GP2Y0A51SK0F distance sensors on the left and right side</w:t>
      </w:r>
      <w:r w:rsidR="607EA002" w:rsidRPr="2930396D">
        <w:t>,</w:t>
      </w:r>
      <w:r w:rsidR="6874F394" w:rsidRPr="2930396D">
        <w:t xml:space="preserve"> and two</w:t>
      </w:r>
      <w:r w:rsidR="607EA002" w:rsidRPr="2930396D">
        <w:t xml:space="preserve"> </w:t>
      </w:r>
      <w:r w:rsidR="6874F394" w:rsidRPr="2930396D">
        <w:t xml:space="preserve">line following sensors in the front and back. </w:t>
      </w:r>
      <w:r w:rsidR="3C64B19C" w:rsidRPr="2930396D">
        <w:t xml:space="preserve"> All of this creates a simple system that should still be capable of meeting the requirements of the system.</w:t>
      </w:r>
    </w:p>
    <w:p w14:paraId="084DBB8A" w14:textId="35B173E3" w:rsidR="00636976" w:rsidRDefault="004F4F66" w:rsidP="6E6962D6">
      <w:r>
        <w:rPr>
          <w:noProof/>
        </w:rPr>
        <w:drawing>
          <wp:inline distT="0" distB="0" distL="0" distR="0" wp14:anchorId="73B7A05B" wp14:editId="680D1F06">
            <wp:extent cx="5486400" cy="3545205"/>
            <wp:effectExtent l="0" t="0" r="0" b="0"/>
            <wp:docPr id="2020788676" name="Picture 2"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88676" name="Picture 2" descr="A diagram of a machine&#10;&#10;AI-generated content may be incorrect."/>
                    <pic:cNvPicPr/>
                  </pic:nvPicPr>
                  <pic:blipFill>
                    <a:blip r:embed="rId17"/>
                    <a:stretch>
                      <a:fillRect/>
                    </a:stretch>
                  </pic:blipFill>
                  <pic:spPr>
                    <a:xfrm>
                      <a:off x="0" y="0"/>
                      <a:ext cx="5486400" cy="3545205"/>
                    </a:xfrm>
                    <a:prstGeom prst="rect">
                      <a:avLst/>
                    </a:prstGeom>
                  </pic:spPr>
                </pic:pic>
              </a:graphicData>
            </a:graphic>
          </wp:inline>
        </w:drawing>
      </w:r>
    </w:p>
    <w:p w14:paraId="30EB895D" w14:textId="4B546028" w:rsidR="00BA45CA" w:rsidRPr="008C3F64" w:rsidRDefault="00BA45CA" w:rsidP="00BA45CA">
      <w:pPr>
        <w:jc w:val="center"/>
      </w:pPr>
      <w:r>
        <w:t>Figure 3 - Hardware Architecture of the System</w:t>
      </w:r>
    </w:p>
    <w:p w14:paraId="20853268" w14:textId="77777777" w:rsidR="00BA45CA" w:rsidRDefault="00BA45CA" w:rsidP="6E6962D6"/>
    <w:p w14:paraId="5930A033" w14:textId="684FCBD4" w:rsidR="001E08A8" w:rsidRPr="001E08A8" w:rsidRDefault="001E08A8" w:rsidP="001E08A8">
      <w:pPr>
        <w:pStyle w:val="Heading2"/>
      </w:pPr>
      <w:bookmarkStart w:id="12" w:name="_Toc214049129"/>
      <w:r>
        <w:rPr>
          <w:noProof/>
        </w:rPr>
        <w:drawing>
          <wp:anchor distT="0" distB="0" distL="114300" distR="114300" simplePos="0" relativeHeight="251658256" behindDoc="0" locked="0" layoutInCell="1" allowOverlap="1" wp14:anchorId="46A29C48" wp14:editId="124DAA74">
            <wp:simplePos x="0" y="0"/>
            <wp:positionH relativeFrom="column">
              <wp:posOffset>-904875</wp:posOffset>
            </wp:positionH>
            <wp:positionV relativeFrom="paragraph">
              <wp:posOffset>233045</wp:posOffset>
            </wp:positionV>
            <wp:extent cx="7266940" cy="4584700"/>
            <wp:effectExtent l="0" t="0" r="0" b="6350"/>
            <wp:wrapTopAndBottom/>
            <wp:docPr id="1414895484"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95484" name="Picture 9" descr="A diagram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66940" cy="458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B70">
        <w:t>2.2 Software Architecture</w:t>
      </w:r>
      <w:bookmarkEnd w:id="12"/>
    </w:p>
    <w:p w14:paraId="6BA97692" w14:textId="38BC831A" w:rsidR="00B26CAA" w:rsidRDefault="00BC1B76" w:rsidP="00600CAB">
      <w:pPr>
        <w:jc w:val="center"/>
      </w:pPr>
      <w:r>
        <w:t>Fig</w:t>
      </w:r>
      <w:r w:rsidR="00610A41">
        <w:t xml:space="preserve">ure </w:t>
      </w:r>
      <w:r w:rsidR="00BA45CA">
        <w:t>4</w:t>
      </w:r>
      <w:r w:rsidR="00610A41">
        <w:t xml:space="preserve"> - </w:t>
      </w:r>
      <w:r w:rsidR="00B26CAA">
        <w:t>Software Architecture</w:t>
      </w:r>
      <w:r w:rsidR="00427170">
        <w:t xml:space="preserve"> of the System</w:t>
      </w:r>
    </w:p>
    <w:p w14:paraId="66FD39E5" w14:textId="77777777" w:rsidR="00407F9A" w:rsidRDefault="00407F9A" w:rsidP="00600CAB">
      <w:pPr>
        <w:jc w:val="center"/>
      </w:pPr>
    </w:p>
    <w:p w14:paraId="52DB202E" w14:textId="571DFA1B" w:rsidR="00407F9A" w:rsidRDefault="00407F9A" w:rsidP="00407F9A">
      <w:r w:rsidRPr="00407F9A">
        <w:t>At the top level, the Robot class acts as the main controller responsible for initializing all subsystems and running the control loop. It works closely with the FSM (Finite State Machine) class, which manages the robot’s six operational states, including start-up, movement, obstacle handling, and line detection. All transitions and behavior decisions pass through the FSM, ensuring predictable and traceable robot behavior.</w:t>
      </w:r>
    </w:p>
    <w:p w14:paraId="2D78A3E4" w14:textId="6B781F58" w:rsidR="00407F9A" w:rsidRPr="00BF7FE8" w:rsidRDefault="007B7F4B" w:rsidP="00407F9A">
      <w:r w:rsidRPr="3B4D2297">
        <w:rPr>
          <w:lang w:val="en-CA"/>
        </w:rPr>
        <w:t>The SensorManager class aggregates all sensing hardware into a single access point. This includes the ultrasonic sensor for front-distance measurement, two analog distance sensors for left and right obstacle detection, a front- and back-line sensor for boundary monitoring, and the IMU module for orientation and heading estimation. By centralizing sensor access, the Robot and FSM classes can retrieve all necessary environmental data without directly referencing individual sensors.</w:t>
      </w:r>
    </w:p>
    <w:p w14:paraId="5AE81EFF" w14:textId="2BCDA477" w:rsidR="003319A9" w:rsidRPr="00BF7FE8" w:rsidRDefault="003319A9" w:rsidP="00407F9A">
      <w:r w:rsidRPr="3B4D2297">
        <w:rPr>
          <w:lang w:val="en-CA"/>
        </w:rPr>
        <w:t>The robot’s motion is controlled by the MotorController, which provides functions for moving forward, stopping, turning, and performing step-based movements used in both obstacle avoidance and boundary correction maneuvers. Higher-level decision modules like the ObstacleDetection and LineDetection, implement the ODDM and LDDM state behaviors. These classes use sensor data from the SensorManager and invoke motor commands to perform coordinated correction sequences when obstacles or boundary lines are detected.</w:t>
      </w:r>
    </w:p>
    <w:p w14:paraId="209B2613" w14:textId="77777777" w:rsidR="00BF7FE8" w:rsidRPr="00BF7FE8" w:rsidRDefault="00BF7FE8" w:rsidP="00BF7FE8">
      <w:r w:rsidRPr="00BF7FE8">
        <w:t>Supporting the IMU system, the IMU class composes a Gyroscope and Compass. The gyroscope provides pitch, roll, and yaw information, while the compass returns heading. This layered structure allows the FSM and correction modules to access orientation data cleanly and consistently.</w:t>
      </w:r>
    </w:p>
    <w:p w14:paraId="779815CC" w14:textId="77022D05" w:rsidR="00BF7FE8" w:rsidRPr="00BF7FE8" w:rsidRDefault="00BF7FE8" w:rsidP="00407F9A">
      <w:r w:rsidRPr="00BF7FE8">
        <w:t>Overall, this architecture ensures that sensing, decision-making, and actuation remain logically separated while still functioning cohesively. The result is a robust, maintainable system capable of safely navigating the arena, avoiding obstacles, and adhering to competition constraints.</w:t>
      </w:r>
    </w:p>
    <w:p w14:paraId="31C5705F" w14:textId="0A4EF650" w:rsidR="4AA874E6" w:rsidRDefault="003F5B70" w:rsidP="00BD3B29">
      <w:pPr>
        <w:pStyle w:val="Heading2"/>
      </w:pPr>
      <w:bookmarkStart w:id="13" w:name="_Toc214049130"/>
      <w:r>
        <w:t xml:space="preserve">2.3 </w:t>
      </w:r>
      <w:r w:rsidR="00E67F60">
        <w:t>System</w:t>
      </w:r>
      <w:r w:rsidR="000A2FF4">
        <w:t xml:space="preserve"> Communication</w:t>
      </w:r>
      <w:r>
        <w:t xml:space="preserve"> Architecture</w:t>
      </w:r>
      <w:bookmarkEnd w:id="13"/>
    </w:p>
    <w:p w14:paraId="5CAF0315" w14:textId="77777777" w:rsidR="00FB6C8C" w:rsidRDefault="2DC6E5E1">
      <w:r w:rsidRPr="00FB6C8C">
        <w:t xml:space="preserve">The brain of the system is the Arduino Due. It receives basic analog or digital signals </w:t>
      </w:r>
      <w:r w:rsidR="6B8BC003" w:rsidRPr="00FB6C8C">
        <w:t>from</w:t>
      </w:r>
      <w:r w:rsidRPr="00FB6C8C">
        <w:t xml:space="preserve"> </w:t>
      </w:r>
      <w:r w:rsidR="00287F0A" w:rsidRPr="00FB6C8C">
        <w:t>sensors</w:t>
      </w:r>
      <w:r w:rsidRPr="00FB6C8C">
        <w:t xml:space="preserve"> </w:t>
      </w:r>
      <w:r w:rsidR="522458D3" w:rsidRPr="00FB6C8C">
        <w:t>that</w:t>
      </w:r>
      <w:r w:rsidR="7F16C310" w:rsidRPr="00FB6C8C">
        <w:t xml:space="preserve"> do not use a specific communication protocol.</w:t>
      </w:r>
      <w:r w:rsidR="0E9A0F5C" w:rsidRPr="00FB6C8C">
        <w:t xml:space="preserve"> This informs the system to move accordingly by sending PWM and digital signals to the motor driver. </w:t>
      </w:r>
    </w:p>
    <w:p w14:paraId="1FED105F" w14:textId="0AFE6680" w:rsidR="00FB6C8C" w:rsidRPr="00FB6C8C" w:rsidRDefault="00FB6C8C">
      <w:r>
        <w:rPr>
          <w:noProof/>
        </w:rPr>
        <w:drawing>
          <wp:anchor distT="0" distB="0" distL="114300" distR="114300" simplePos="0" relativeHeight="251658257" behindDoc="0" locked="0" layoutInCell="1" allowOverlap="1" wp14:anchorId="3E46624F" wp14:editId="4C58F3D2">
            <wp:simplePos x="0" y="0"/>
            <wp:positionH relativeFrom="column">
              <wp:posOffset>421640</wp:posOffset>
            </wp:positionH>
            <wp:positionV relativeFrom="paragraph">
              <wp:posOffset>378844</wp:posOffset>
            </wp:positionV>
            <wp:extent cx="4644182" cy="3692770"/>
            <wp:effectExtent l="0" t="0" r="4445" b="3175"/>
            <wp:wrapTopAndBottom/>
            <wp:docPr id="753452362" name="drawing" descr="A diagram of an electr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2362" name="drawing" descr="A diagram of an electrical syste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44182" cy="3692770"/>
                    </a:xfrm>
                    <a:prstGeom prst="rect">
                      <a:avLst/>
                    </a:prstGeom>
                  </pic:spPr>
                </pic:pic>
              </a:graphicData>
            </a:graphic>
          </wp:anchor>
        </w:drawing>
      </w:r>
    </w:p>
    <w:p w14:paraId="2671C559" w14:textId="749D1718" w:rsidR="4AA874E6" w:rsidRDefault="00BD3B29" w:rsidP="00BD3B29">
      <w:pPr>
        <w:jc w:val="center"/>
      </w:pPr>
      <w:r>
        <w:t xml:space="preserve">Figure </w:t>
      </w:r>
      <w:r w:rsidR="00636976">
        <w:t>5</w:t>
      </w:r>
      <w:r>
        <w:t xml:space="preserve"> -</w:t>
      </w:r>
      <w:r w:rsidR="2DC6E5E1">
        <w:t xml:space="preserve"> Communication Diagram of System</w:t>
      </w:r>
    </w:p>
    <w:p w14:paraId="31CBF77F" w14:textId="34968ADB" w:rsidR="000E5699" w:rsidRDefault="00283871" w:rsidP="003F5B70">
      <w:pPr>
        <w:pStyle w:val="Heading1"/>
      </w:pPr>
      <w:bookmarkStart w:id="14" w:name="_Toc214049131"/>
      <w:r>
        <w:t xml:space="preserve">3. Diagrams </w:t>
      </w:r>
      <w:bookmarkEnd w:id="14"/>
    </w:p>
    <w:p w14:paraId="192B5560" w14:textId="597AC3E1" w:rsidR="00FB6C8C" w:rsidRDefault="00FB6C8C" w:rsidP="00FB6C8C">
      <w:pPr>
        <w:pStyle w:val="Heading2"/>
      </w:pPr>
      <w:bookmarkStart w:id="15" w:name="_Toc214049132"/>
      <w:r>
        <w:rPr>
          <w:noProof/>
        </w:rPr>
        <w:drawing>
          <wp:anchor distT="0" distB="0" distL="114300" distR="114300" simplePos="0" relativeHeight="251658247" behindDoc="0" locked="0" layoutInCell="1" allowOverlap="1" wp14:anchorId="2E41E399" wp14:editId="2E1A8506">
            <wp:simplePos x="0" y="0"/>
            <wp:positionH relativeFrom="column">
              <wp:posOffset>357937</wp:posOffset>
            </wp:positionH>
            <wp:positionV relativeFrom="paragraph">
              <wp:posOffset>410210</wp:posOffset>
            </wp:positionV>
            <wp:extent cx="4777105" cy="2130425"/>
            <wp:effectExtent l="0" t="0" r="4445" b="3175"/>
            <wp:wrapTopAndBottom/>
            <wp:docPr id="315705846"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05846" name="Picture 3" descr="A diagram of a process&#10;&#10;AI-generated content may be incorrect."/>
                    <pic:cNvPicPr/>
                  </pic:nvPicPr>
                  <pic:blipFill>
                    <a:blip r:embed="rId20"/>
                    <a:stretch>
                      <a:fillRect/>
                    </a:stretch>
                  </pic:blipFill>
                  <pic:spPr>
                    <a:xfrm>
                      <a:off x="0" y="0"/>
                      <a:ext cx="4777105" cy="21304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4" behindDoc="0" locked="0" layoutInCell="1" allowOverlap="1" wp14:anchorId="465D9924" wp14:editId="0BAB65D7">
                <wp:simplePos x="0" y="0"/>
                <wp:positionH relativeFrom="column">
                  <wp:posOffset>320615</wp:posOffset>
                </wp:positionH>
                <wp:positionV relativeFrom="paragraph">
                  <wp:posOffset>2561757</wp:posOffset>
                </wp:positionV>
                <wp:extent cx="4839970" cy="635"/>
                <wp:effectExtent l="0" t="0" r="0" b="0"/>
                <wp:wrapTopAndBottom/>
                <wp:docPr id="562653596" name="Text Box 1"/>
                <wp:cNvGraphicFramePr/>
                <a:graphic xmlns:a="http://schemas.openxmlformats.org/drawingml/2006/main">
                  <a:graphicData uri="http://schemas.microsoft.com/office/word/2010/wordprocessingShape">
                    <wps:wsp>
                      <wps:cNvSpPr txBox="1"/>
                      <wps:spPr>
                        <a:xfrm>
                          <a:off x="0" y="0"/>
                          <a:ext cx="4839970" cy="635"/>
                        </a:xfrm>
                        <a:prstGeom prst="rect">
                          <a:avLst/>
                        </a:prstGeom>
                        <a:solidFill>
                          <a:prstClr val="white"/>
                        </a:solidFill>
                        <a:ln>
                          <a:noFill/>
                        </a:ln>
                      </wps:spPr>
                      <wps:txbx>
                        <w:txbxContent>
                          <w:p w14:paraId="0A432FBF" w14:textId="1C630BC1" w:rsidR="00C8462B" w:rsidRPr="002603A0" w:rsidRDefault="00C8462B" w:rsidP="00C8462B">
                            <w:pPr>
                              <w:pStyle w:val="Caption"/>
                              <w:jc w:val="center"/>
                              <w:rPr>
                                <w:b w:val="0"/>
                                <w:bCs w:val="0"/>
                                <w:noProof/>
                                <w:color w:val="auto"/>
                                <w:sz w:val="20"/>
                                <w:szCs w:val="20"/>
                              </w:rPr>
                            </w:pPr>
                            <w:r w:rsidRPr="002603A0">
                              <w:rPr>
                                <w:b w:val="0"/>
                                <w:bCs w:val="0"/>
                                <w:color w:val="auto"/>
                                <w:sz w:val="20"/>
                                <w:szCs w:val="20"/>
                              </w:rPr>
                              <w:t xml:space="preserve">Figure </w:t>
                            </w:r>
                            <w:r w:rsidR="00636976">
                              <w:rPr>
                                <w:b w:val="0"/>
                                <w:bCs w:val="0"/>
                                <w:color w:val="auto"/>
                                <w:sz w:val="20"/>
                                <w:szCs w:val="20"/>
                              </w:rPr>
                              <w:t>6</w:t>
                            </w:r>
                            <w:r w:rsidRPr="002603A0">
                              <w:rPr>
                                <w:b w:val="0"/>
                                <w:bCs w:val="0"/>
                                <w:color w:val="auto"/>
                                <w:sz w:val="20"/>
                                <w:szCs w:val="20"/>
                              </w:rPr>
                              <w:t xml:space="preserve"> - FSM Diagram (Main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D9924" id="_x0000_s1027" type="#_x0000_t202" style="position:absolute;margin-left:25.25pt;margin-top:201.7pt;width:381.1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" stroked="f">
                <v:textbox style="mso-fit-shape-to-text:t" inset="0,0,0,0">
                  <w:txbxContent>
                    <w:p w14:paraId="0A432FBF" w14:textId="1C630BC1" w:rsidR="00C8462B" w:rsidRPr="002603A0" w:rsidRDefault="00C8462B" w:rsidP="00C8462B">
                      <w:pPr>
                        <w:pStyle w:val="Caption"/>
                        <w:jc w:val="center"/>
                        <w:rPr>
                          <w:b w:val="0"/>
                          <w:bCs w:val="0"/>
                          <w:noProof/>
                          <w:color w:val="auto"/>
                          <w:sz w:val="20"/>
                          <w:szCs w:val="20"/>
                        </w:rPr>
                      </w:pPr>
                      <w:r w:rsidRPr="002603A0">
                        <w:rPr>
                          <w:b w:val="0"/>
                          <w:bCs w:val="0"/>
                          <w:color w:val="auto"/>
                          <w:sz w:val="20"/>
                          <w:szCs w:val="20"/>
                        </w:rPr>
                        <w:t xml:space="preserve">Figure </w:t>
                      </w:r>
                      <w:r w:rsidR="00636976">
                        <w:rPr>
                          <w:b w:val="0"/>
                          <w:bCs w:val="0"/>
                          <w:color w:val="auto"/>
                          <w:sz w:val="20"/>
                          <w:szCs w:val="20"/>
                        </w:rPr>
                        <w:t>6</w:t>
                      </w:r>
                      <w:r w:rsidRPr="002603A0">
                        <w:rPr>
                          <w:b w:val="0"/>
                          <w:bCs w:val="0"/>
                          <w:color w:val="auto"/>
                          <w:sz w:val="20"/>
                          <w:szCs w:val="20"/>
                        </w:rPr>
                        <w:t xml:space="preserve"> - FSM Diagram (Main Loop)</w:t>
                      </w:r>
                    </w:p>
                  </w:txbxContent>
                </v:textbox>
                <w10:wrap type="topAndBottom"/>
              </v:shape>
            </w:pict>
          </mc:Fallback>
        </mc:AlternateContent>
      </w:r>
      <w:r w:rsidR="003F5B70" w:rsidRPr="2930396D">
        <w:t>3.1 Statechart Diagram</w:t>
      </w:r>
      <w:bookmarkEnd w:id="15"/>
    </w:p>
    <w:p w14:paraId="46BF727D" w14:textId="77777777" w:rsidR="00FB6C8C" w:rsidRPr="00FB6C8C" w:rsidRDefault="00FB6C8C" w:rsidP="00FB6C8C"/>
    <w:p w14:paraId="19696CE3" w14:textId="52C204C6" w:rsidR="00721606" w:rsidRDefault="00721606" w:rsidP="00721606">
      <w:pPr>
        <w:rPr>
          <w:lang w:val="en-CA"/>
        </w:rPr>
      </w:pPr>
      <w:r w:rsidRPr="3B4D2297">
        <w:rPr>
          <w:lang w:val="en-CA"/>
        </w:rPr>
        <w:t xml:space="preserve">Roboplow’s finite state machine </w:t>
      </w:r>
      <w:r w:rsidR="00123E28" w:rsidRPr="3B4D2297">
        <w:rPr>
          <w:lang w:val="en-CA"/>
        </w:rPr>
        <w:t xml:space="preserve">has </w:t>
      </w:r>
      <w:r w:rsidR="0024727E" w:rsidRPr="3B4D2297">
        <w:rPr>
          <w:lang w:val="en-CA"/>
        </w:rPr>
        <w:t>seven</w:t>
      </w:r>
      <w:r w:rsidRPr="3B4D2297">
        <w:rPr>
          <w:lang w:val="en-CA"/>
        </w:rPr>
        <w:t xml:space="preserve"> core states that </w:t>
      </w:r>
      <w:r w:rsidR="00123E28" w:rsidRPr="3B4D2297">
        <w:rPr>
          <w:lang w:val="en-CA"/>
        </w:rPr>
        <w:t>regulate</w:t>
      </w:r>
      <w:r w:rsidRPr="3B4D2297">
        <w:rPr>
          <w:lang w:val="en-CA"/>
        </w:rPr>
        <w:t xml:space="preserve"> the robot’s behavior throughout an entire run. Each state is responsible for a specific operational function such as startup, movement, obstacle handling, or boundary response. By organizing the robot’s actions into these well-defined states, the system ensures predictable behavior, efficient decision-making, and safe autonomous operation within the arena.</w:t>
      </w:r>
    </w:p>
    <w:p w14:paraId="2E095F25" w14:textId="244A5376" w:rsidR="00201D29" w:rsidRDefault="004A6469" w:rsidP="00721606">
      <w:r>
        <w:t>State 1. Initial Start-Up</w:t>
      </w:r>
    </w:p>
    <w:p w14:paraId="3E846695" w14:textId="7C784102" w:rsidR="00470130" w:rsidRDefault="00470130" w:rsidP="00721606">
      <w:r w:rsidRPr="00470130">
        <w:t>The Initial Start-Up state is the first state the robot enters when powered on. During this stage, the system activates all hardware components and allows time for sensors and microcontrollers to stabilize. The robot remains completely stationary in this state</w:t>
      </w:r>
      <w:r w:rsidR="00BE7BF6">
        <w:t xml:space="preserve">, and after 5 seconds it should transition to the next state. </w:t>
      </w:r>
    </w:p>
    <w:p w14:paraId="68EECA34" w14:textId="3BFF522B" w:rsidR="00BE7BF6" w:rsidRDefault="00BE7BF6" w:rsidP="00721606">
      <w:r>
        <w:t>State 2. Verify Location</w:t>
      </w:r>
    </w:p>
    <w:p w14:paraId="63AC3548" w14:textId="6AE29A5E" w:rsidR="00864260" w:rsidRDefault="00864260" w:rsidP="00721606">
      <w:r w:rsidRPr="00864260">
        <w:t>In the Verify Location state, the robot determines its exact starting corner and orientation using both the digital compass and gyroscope. This state ensures the robot is placed correctly in one of the four allowable arena start positions: Top-Left Corner (TLC), Top-Right Corner (TRC), Bottom-Right Corner (BRC), or Bottom-Left Corner (BLC).</w:t>
      </w:r>
    </w:p>
    <w:p w14:paraId="3010122A" w14:textId="49CDDB8F" w:rsidR="00A66396" w:rsidRDefault="00A66396" w:rsidP="00721606">
      <w:r w:rsidRPr="00A66396">
        <w:t>The line sensors confirm that the robot is placed inside a corner boundary, while the LIS3MDL compass and gyroscope confirm the robot’s orientation relative to the arena axes. This ensures the robot is facing an allowed direction before the run begins. For example, if the robot identifies that it is in the Top-Left Corner (TLC), it may start the run while facing either South or East, depending on the detected heading.</w:t>
      </w:r>
    </w:p>
    <w:p w14:paraId="5DC9C885" w14:textId="363EBC92" w:rsidR="0037603A" w:rsidRDefault="0037603A" w:rsidP="00721606">
      <w:r>
        <w:t>State 3. Pre-Movement Check</w:t>
      </w:r>
    </w:p>
    <w:p w14:paraId="48607F5D" w14:textId="09107575" w:rsidR="0037603A" w:rsidRDefault="0037603A" w:rsidP="00721606">
      <w:r>
        <w:t xml:space="preserve">In the Pre-Movement Check </w:t>
      </w:r>
      <w:r w:rsidR="00430375">
        <w:t>state,</w:t>
      </w:r>
      <w:r>
        <w:t xml:space="preserve"> the robot evaluates the distance values </w:t>
      </w:r>
      <w:r w:rsidR="00430375">
        <w:t xml:space="preserve">before performing any movement. </w:t>
      </w:r>
      <w:r w:rsidR="00D27B86">
        <w:t>If the d</w:t>
      </w:r>
      <w:r w:rsidR="00430375">
        <w:t xml:space="preserve">istance values </w:t>
      </w:r>
      <w:r w:rsidR="00F715BA">
        <w:t xml:space="preserve">from the </w:t>
      </w:r>
      <w:r w:rsidR="00967DF4">
        <w:t>ultrasonic sensor and ana</w:t>
      </w:r>
      <w:r w:rsidR="00F50C6B">
        <w:t xml:space="preserve">log distance sensor </w:t>
      </w:r>
      <w:r w:rsidR="00D27B86">
        <w:t xml:space="preserve">seem to be detecting an </w:t>
      </w:r>
      <w:r w:rsidR="00BE03F8">
        <w:t>obstacle,</w:t>
      </w:r>
      <w:r w:rsidR="000E0AE4">
        <w:t xml:space="preserve"> </w:t>
      </w:r>
      <w:r w:rsidR="002B4C11">
        <w:t>we will need to transition to ODDM</w:t>
      </w:r>
      <w:r w:rsidR="00BE03F8">
        <w:t>. W</w:t>
      </w:r>
      <w:r w:rsidR="002B4C11">
        <w:t>hile if the</w:t>
      </w:r>
      <w:r w:rsidR="00281450">
        <w:t xml:space="preserve"> values aren’t detecting anything then </w:t>
      </w:r>
      <w:r w:rsidR="00BE03F8">
        <w:t>it can transition to Movement State.</w:t>
      </w:r>
    </w:p>
    <w:p w14:paraId="55D5A499" w14:textId="210168EE" w:rsidR="00961D1C" w:rsidRDefault="00961D1C" w:rsidP="00721606">
      <w:r>
        <w:t>State 4. Movement</w:t>
      </w:r>
    </w:p>
    <w:p w14:paraId="0E0B4190" w14:textId="3A1A05EF" w:rsidR="00961D1C" w:rsidRDefault="00961D1C" w:rsidP="00721606">
      <w:r>
        <w:t xml:space="preserve">The movement state is a large loop which performs 3 actions. If we are </w:t>
      </w:r>
      <w:r w:rsidR="00C228E2">
        <w:t>here the robot will initially</w:t>
      </w:r>
      <w:r w:rsidR="00FF0513">
        <w:t xml:space="preserve"> move forward about </w:t>
      </w:r>
      <w:r w:rsidR="00E07410">
        <w:t>36</w:t>
      </w:r>
      <w:r w:rsidR="00403107">
        <w:t xml:space="preserve"> </w:t>
      </w:r>
      <w:r w:rsidR="00E07410">
        <w:t>c</w:t>
      </w:r>
      <w:r w:rsidR="00C00F23">
        <w:t xml:space="preserve">m and </w:t>
      </w:r>
      <w:r w:rsidR="00020C52">
        <w:t>stop</w:t>
      </w:r>
      <w:r w:rsidR="00C00F23">
        <w:t xml:space="preserve"> moving the motors</w:t>
      </w:r>
      <w:r w:rsidR="00020C52">
        <w:t xml:space="preserve">. Then it will look at the distance sensor </w:t>
      </w:r>
      <w:r w:rsidR="00583735">
        <w:t>values to</w:t>
      </w:r>
      <w:r w:rsidR="007D0E6D">
        <w:t xml:space="preserve"> determine if obstacles are present</w:t>
      </w:r>
      <w:r w:rsidR="00EB40F5">
        <w:t xml:space="preserve">, if yes then transition to </w:t>
      </w:r>
      <w:r w:rsidR="00583735">
        <w:t xml:space="preserve">ODDM, if </w:t>
      </w:r>
      <w:r w:rsidR="00710D90">
        <w:t>not</w:t>
      </w:r>
      <w:r w:rsidR="00583735">
        <w:t xml:space="preserve"> then stay in loop. Finally, the third action performed is </w:t>
      </w:r>
      <w:r w:rsidR="005A689B">
        <w:t>viewing the values of the Line Detection Sensors, if either front or back detects a line then the state will transition to LDD</w:t>
      </w:r>
      <w:r w:rsidR="00B26F85">
        <w:t xml:space="preserve">M and if no line is detected then it will process in the loop back to action 1. </w:t>
      </w:r>
      <w:r w:rsidR="00EC3733">
        <w:t xml:space="preserve">Figure 6 in section </w:t>
      </w:r>
      <w:r w:rsidR="00B81F18">
        <w:t xml:space="preserve">3.2 shows this </w:t>
      </w:r>
      <w:r w:rsidR="00B312D1">
        <w:t>state in a sequence diagram, showing the different possibilities.</w:t>
      </w:r>
    </w:p>
    <w:p w14:paraId="53B771B5" w14:textId="4D9C1F30" w:rsidR="00BE7BF6" w:rsidRDefault="000D3E55" w:rsidP="00721606">
      <w:r>
        <w:t>State 5. Obstacle Detection Decision Making (ODDM)</w:t>
      </w:r>
    </w:p>
    <w:p w14:paraId="6578AA6B" w14:textId="77777777" w:rsidR="004D4EE0" w:rsidRPr="004D4EE0" w:rsidRDefault="004D4EE0" w:rsidP="004D4EE0">
      <w:r w:rsidRPr="004D4EE0">
        <w:t>The Obstacle Detection Decision Making state is triggered whenever the robot detects an obstacle using its ultrasonic or analog distance sensors. In this state, the robot evaluates which sensor detected the object, how close the object is, and whether the obstacle is stationary or moving. The robot begins by analyzing real-time distance readings to determine the obstacle’s position relative to its current path.</w:t>
      </w:r>
    </w:p>
    <w:p w14:paraId="612EA815" w14:textId="77777777" w:rsidR="004D4EE0" w:rsidRPr="004D4EE0" w:rsidRDefault="004D4EE0" w:rsidP="004D4EE0">
      <w:r w:rsidRPr="004D4EE0">
        <w:t>Based on this information, the robot selects an appropriate avoidance maneuver. For our planned navigation strategy, one of the common avoidance routines proceeds as follows:</w:t>
      </w:r>
    </w:p>
    <w:p w14:paraId="55F305F8" w14:textId="77777777" w:rsidR="004D4EE0" w:rsidRPr="004D4EE0" w:rsidRDefault="004D4EE0" w:rsidP="004D4EE0">
      <w:pPr>
        <w:numPr>
          <w:ilvl w:val="0"/>
          <w:numId w:val="26"/>
        </w:numPr>
      </w:pPr>
      <w:r w:rsidRPr="004D4EE0">
        <w:t>Turn 90° to the right to begin moving around the obstacle.</w:t>
      </w:r>
    </w:p>
    <w:p w14:paraId="6738DADA" w14:textId="77777777" w:rsidR="004D4EE0" w:rsidRPr="004D4EE0" w:rsidRDefault="004D4EE0" w:rsidP="004D4EE0">
      <w:pPr>
        <w:numPr>
          <w:ilvl w:val="0"/>
          <w:numId w:val="26"/>
        </w:numPr>
      </w:pPr>
      <w:r w:rsidRPr="004D4EE0">
        <w:t>Move forward until the side sensor no longer detects the object, counting the number of forward steps taken.</w:t>
      </w:r>
    </w:p>
    <w:p w14:paraId="0B30BC48" w14:textId="77777777" w:rsidR="004D4EE0" w:rsidRPr="004D4EE0" w:rsidRDefault="004D4EE0" w:rsidP="004D4EE0">
      <w:pPr>
        <w:numPr>
          <w:ilvl w:val="0"/>
          <w:numId w:val="26"/>
        </w:numPr>
      </w:pPr>
      <w:r w:rsidRPr="004D4EE0">
        <w:t>Turn 90° to the left and continue moving forward until the opposite side sensor no longer detects the obstacle.</w:t>
      </w:r>
    </w:p>
    <w:p w14:paraId="67B3DCE3" w14:textId="77777777" w:rsidR="004D4EE0" w:rsidRPr="004D4EE0" w:rsidRDefault="004D4EE0" w:rsidP="004D4EE0">
      <w:pPr>
        <w:numPr>
          <w:ilvl w:val="0"/>
          <w:numId w:val="26"/>
        </w:numPr>
      </w:pPr>
      <w:r w:rsidRPr="004D4EE0">
        <w:t>Turn 90° to the left again, now returning to the original direction of travel.</w:t>
      </w:r>
    </w:p>
    <w:p w14:paraId="7A2DDC49" w14:textId="77777777" w:rsidR="004D4EE0" w:rsidRPr="004D4EE0" w:rsidRDefault="004D4EE0" w:rsidP="004D4EE0">
      <w:pPr>
        <w:numPr>
          <w:ilvl w:val="0"/>
          <w:numId w:val="26"/>
        </w:numPr>
      </w:pPr>
      <w:r w:rsidRPr="004D4EE0">
        <w:t>Move forward the same number of counted steps to realign with the original path.</w:t>
      </w:r>
    </w:p>
    <w:p w14:paraId="4C68C4F8" w14:textId="77777777" w:rsidR="004D4EE0" w:rsidRPr="004D4EE0" w:rsidRDefault="004D4EE0" w:rsidP="004D4EE0">
      <w:pPr>
        <w:numPr>
          <w:ilvl w:val="0"/>
          <w:numId w:val="26"/>
        </w:numPr>
      </w:pPr>
      <w:r w:rsidRPr="004D4EE0">
        <w:t>Turn 90° to the right to restore the robot’s initial orientation.</w:t>
      </w:r>
    </w:p>
    <w:p w14:paraId="6A594006" w14:textId="555A7ED3" w:rsidR="004D4EE0" w:rsidRPr="004D4EE0" w:rsidRDefault="004D4EE0" w:rsidP="004D4EE0">
      <w:pPr>
        <w:rPr>
          <w:lang w:val="en-CA"/>
        </w:rPr>
      </w:pPr>
      <w:r w:rsidRPr="3B4D2297">
        <w:rPr>
          <w:lang w:val="en-CA"/>
        </w:rPr>
        <w:t>This structured maneuver enables the robot to safely bypass obstacles while maintaining its planned path alignment. Once the obstacle has been fully avoided and no sensors detect it from any direction, the robot transitions back into the Movement state to continue its normal operation.</w:t>
      </w:r>
      <w:r w:rsidR="00EC3733" w:rsidRPr="3B4D2297">
        <w:rPr>
          <w:lang w:val="en-CA"/>
        </w:rPr>
        <w:t xml:space="preserve"> Figure 7 and 8 in the section 3.2 below </w:t>
      </w:r>
      <w:r w:rsidR="00B312D1" w:rsidRPr="3B4D2297">
        <w:rPr>
          <w:lang w:val="en-CA"/>
        </w:rPr>
        <w:t>in sequence diagram, showing one protentional maneuver.</w:t>
      </w:r>
    </w:p>
    <w:p w14:paraId="407E3430" w14:textId="527DEF86" w:rsidR="000D3E55" w:rsidRDefault="000D3E55" w:rsidP="00721606">
      <w:r>
        <w:t>State 6. Line Detection Decision Making (LDDM)</w:t>
      </w:r>
    </w:p>
    <w:p w14:paraId="1C4E8242" w14:textId="4413373A" w:rsidR="0098194C" w:rsidRPr="0098194C" w:rsidRDefault="0098194C" w:rsidP="0098194C">
      <w:r w:rsidRPr="0098194C">
        <w:t>The Line Detection Decision Making state is triggered whenever the robot’s line sensors detect the black boundary line of the arena. This state ensures that the robot does not cross the perimeter or incur penalties during operation. Upon entering this state, the robot immediately stops all forward motion to prevent accidental boundary violations and then performs a boundary correction maneuver.</w:t>
      </w:r>
    </w:p>
    <w:p w14:paraId="0AE7E89C" w14:textId="0A803234" w:rsidR="0098194C" w:rsidRPr="0098194C" w:rsidRDefault="0098194C" w:rsidP="0098194C">
      <w:r w:rsidRPr="0098194C">
        <w:t xml:space="preserve">Although several correction strategies can be used, the most common maneuver for our planned navigation pattern occurs when the </w:t>
      </w:r>
      <w:r w:rsidR="004D4EE0" w:rsidRPr="0098194C">
        <w:t>front-line</w:t>
      </w:r>
      <w:r w:rsidRPr="0098194C">
        <w:t xml:space="preserve"> sensor detects a line directly ahead. In this scenario, the robot executes the following sequence:</w:t>
      </w:r>
    </w:p>
    <w:p w14:paraId="7DD358D9" w14:textId="344567B0" w:rsidR="0098194C" w:rsidRPr="0098194C" w:rsidRDefault="0098194C" w:rsidP="0098194C">
      <w:pPr>
        <w:numPr>
          <w:ilvl w:val="0"/>
          <w:numId w:val="25"/>
        </w:numPr>
      </w:pPr>
      <w:r w:rsidRPr="0098194C">
        <w:t>Back up slightly to move away from the boundary.</w:t>
      </w:r>
    </w:p>
    <w:p w14:paraId="3004752B" w14:textId="7E704831" w:rsidR="0098194C" w:rsidRPr="0098194C" w:rsidRDefault="0098194C" w:rsidP="0098194C">
      <w:pPr>
        <w:numPr>
          <w:ilvl w:val="0"/>
          <w:numId w:val="25"/>
        </w:numPr>
      </w:pPr>
      <w:r w:rsidRPr="0098194C">
        <w:t>Turn 90° left to face parallel to the line.</w:t>
      </w:r>
    </w:p>
    <w:p w14:paraId="360FC1AC" w14:textId="0D72704B" w:rsidR="0098194C" w:rsidRPr="0098194C" w:rsidRDefault="0098194C" w:rsidP="0098194C">
      <w:pPr>
        <w:numPr>
          <w:ilvl w:val="0"/>
          <w:numId w:val="25"/>
        </w:numPr>
      </w:pPr>
      <w:r w:rsidRPr="0098194C">
        <w:t>Move forward a short distance to shift toward the next planned path lane.</w:t>
      </w:r>
    </w:p>
    <w:p w14:paraId="1585AF2A" w14:textId="3A893255" w:rsidR="0098194C" w:rsidRPr="0098194C" w:rsidRDefault="0098194C" w:rsidP="0098194C">
      <w:pPr>
        <w:numPr>
          <w:ilvl w:val="0"/>
          <w:numId w:val="25"/>
        </w:numPr>
      </w:pPr>
      <w:r w:rsidRPr="0098194C">
        <w:t>Turn 90° left again, now facing inward toward the arena.</w:t>
      </w:r>
    </w:p>
    <w:p w14:paraId="449DA344" w14:textId="00C2EDFD" w:rsidR="0098194C" w:rsidRPr="0098194C" w:rsidRDefault="0098194C" w:rsidP="0098194C">
      <w:pPr>
        <w:numPr>
          <w:ilvl w:val="0"/>
          <w:numId w:val="25"/>
        </w:numPr>
      </w:pPr>
      <w:r w:rsidRPr="0098194C">
        <w:t>Back up slightly to center itself on the new lane.</w:t>
      </w:r>
    </w:p>
    <w:p w14:paraId="6E8D4CB4" w14:textId="728D13D4" w:rsidR="0098194C" w:rsidRPr="0098194C" w:rsidRDefault="0098194C" w:rsidP="0098194C">
      <w:pPr>
        <w:numPr>
          <w:ilvl w:val="0"/>
          <w:numId w:val="25"/>
        </w:numPr>
      </w:pPr>
      <w:r w:rsidRPr="0098194C">
        <w:t>Transition back into the Movement state.</w:t>
      </w:r>
    </w:p>
    <w:p w14:paraId="3DC48FE6" w14:textId="3FD82EA1" w:rsidR="0098194C" w:rsidRPr="0098194C" w:rsidRDefault="0098194C" w:rsidP="0098194C">
      <w:pPr>
        <w:rPr>
          <w:lang w:val="en-CA"/>
        </w:rPr>
      </w:pPr>
      <w:r w:rsidRPr="3B4D2297">
        <w:rPr>
          <w:lang w:val="en-CA"/>
        </w:rPr>
        <w:t>This maneuver ensures the robot aligns itself correctly after encountering a boundary line and allows it to continue following its systematic lane-by-lane clearing pattern. The robot confirms that it has successfully followed one full line of the path before executing the turning sequence to advance to the next row in its coverage pattern.</w:t>
      </w:r>
      <w:r w:rsidR="00EC3733" w:rsidRPr="3B4D2297">
        <w:rPr>
          <w:lang w:val="en-CA"/>
        </w:rPr>
        <w:t xml:space="preserve"> </w:t>
      </w:r>
      <w:r w:rsidR="00B312D1" w:rsidRPr="3B4D2297">
        <w:rPr>
          <w:lang w:val="en-CA"/>
        </w:rPr>
        <w:t>Figure 9 and 10 in the section 3.2 below in sequence diagram, showing one protentional maneuver.</w:t>
      </w:r>
    </w:p>
    <w:p w14:paraId="40C2D9E0" w14:textId="2A303CE5" w:rsidR="0089142A" w:rsidRDefault="0089142A" w:rsidP="00234C46">
      <w:r>
        <w:t>State 7. Safe Shut Down</w:t>
      </w:r>
    </w:p>
    <w:p w14:paraId="452D655B" w14:textId="7D20E12D" w:rsidR="002F6AA5" w:rsidRPr="00365FB4" w:rsidRDefault="00DB1354" w:rsidP="00234C46">
      <w:r w:rsidRPr="00DB1354">
        <w:t xml:space="preserve">The Safe Shutdown state is activated whenever a critical fault is detected in any state of the FSM. This includes sensor failures, communication errors, invalid readings, or any condition that could compromise safe operation. When triggered, the robot immediately stops all motor </w:t>
      </w:r>
      <w:r w:rsidR="002056F1" w:rsidRPr="00DB1354">
        <w:t>activity and</w:t>
      </w:r>
      <w:r w:rsidRPr="00DB1354">
        <w:t xml:space="preserve"> shuts down power to components to prevent damage or unsafe behavior. This state ensures that the robot remains stationary and secure until it is manually reset or powered off</w:t>
      </w:r>
      <w:r w:rsidR="002056F1">
        <w:t>.</w:t>
      </w:r>
    </w:p>
    <w:p w14:paraId="237A5909" w14:textId="72160B65" w:rsidR="003F5B70" w:rsidRDefault="00F96B5A" w:rsidP="003F5B70">
      <w:pPr>
        <w:pStyle w:val="Heading2"/>
      </w:pPr>
      <w:bookmarkStart w:id="16" w:name="_Toc214049133"/>
      <w:r>
        <w:rPr>
          <w:noProof/>
        </w:rPr>
        <mc:AlternateContent>
          <mc:Choice Requires="wps">
            <w:drawing>
              <wp:anchor distT="0" distB="0" distL="114300" distR="114300" simplePos="0" relativeHeight="251658242" behindDoc="0" locked="0" layoutInCell="1" allowOverlap="1" wp14:anchorId="36B18868" wp14:editId="34CBFE74">
                <wp:simplePos x="0" y="0"/>
                <wp:positionH relativeFrom="column">
                  <wp:posOffset>-819</wp:posOffset>
                </wp:positionH>
                <wp:positionV relativeFrom="paragraph">
                  <wp:posOffset>6067021</wp:posOffset>
                </wp:positionV>
                <wp:extent cx="5586730" cy="635"/>
                <wp:effectExtent l="0" t="0" r="0" b="0"/>
                <wp:wrapTopAndBottom/>
                <wp:docPr id="403104254" name="Text Box 1"/>
                <wp:cNvGraphicFramePr/>
                <a:graphic xmlns:a="http://schemas.openxmlformats.org/drawingml/2006/main">
                  <a:graphicData uri="http://schemas.microsoft.com/office/word/2010/wordprocessingShape">
                    <wps:wsp>
                      <wps:cNvSpPr txBox="1"/>
                      <wps:spPr>
                        <a:xfrm>
                          <a:off x="0" y="0"/>
                          <a:ext cx="5586730" cy="635"/>
                        </a:xfrm>
                        <a:prstGeom prst="rect">
                          <a:avLst/>
                        </a:prstGeom>
                        <a:solidFill>
                          <a:prstClr val="white"/>
                        </a:solidFill>
                        <a:ln>
                          <a:noFill/>
                        </a:ln>
                      </wps:spPr>
                      <wps:txbx>
                        <w:txbxContent>
                          <w:p w14:paraId="4F7BDE2D" w14:textId="0C479894" w:rsidR="00141D5F" w:rsidRPr="00610A41" w:rsidRDefault="00141D5F" w:rsidP="00141D5F">
                            <w:pPr>
                              <w:pStyle w:val="Caption"/>
                              <w:jc w:val="center"/>
                              <w:rPr>
                                <w:b w:val="0"/>
                                <w:bCs w:val="0"/>
                                <w:noProof/>
                                <w:color w:val="auto"/>
                                <w:sz w:val="26"/>
                                <w:szCs w:val="26"/>
                              </w:rPr>
                            </w:pPr>
                            <w:r w:rsidRPr="00610A41">
                              <w:rPr>
                                <w:b w:val="0"/>
                                <w:bCs w:val="0"/>
                                <w:color w:val="auto"/>
                              </w:rPr>
                              <w:t xml:space="preserve">Figure </w:t>
                            </w:r>
                            <w:r w:rsidR="00AA2BD0">
                              <w:rPr>
                                <w:b w:val="0"/>
                                <w:color w:val="auto"/>
                              </w:rPr>
                              <w:t>7</w:t>
                            </w:r>
                            <w:r w:rsidRPr="00610A41">
                              <w:rPr>
                                <w:b w:val="0"/>
                                <w:bCs w:val="0"/>
                                <w:color w:val="auto"/>
                              </w:rPr>
                              <w:t xml:space="preserve"> - Sequence Diagram for State 4. Movement</w:t>
                            </w:r>
                            <w:r w:rsidR="00EC3733">
                              <w:rPr>
                                <w:b w:val="0"/>
                                <w:bCs w:val="0"/>
                                <w:color w:val="auto"/>
                              </w:rPr>
                              <w:t xml:space="preserve"> (Described in Section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18868" id="_x0000_s1028" type="#_x0000_t202" style="position:absolute;margin-left:-.05pt;margin-top:477.7pt;width:439.9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7vvGg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" stroked="f">
                <v:textbox style="mso-fit-shape-to-text:t" inset="0,0,0,0">
                  <w:txbxContent>
                    <w:p w14:paraId="4F7BDE2D" w14:textId="0C479894" w:rsidR="00141D5F" w:rsidRPr="00610A41" w:rsidRDefault="00141D5F" w:rsidP="00141D5F">
                      <w:pPr>
                        <w:pStyle w:val="Caption"/>
                        <w:jc w:val="center"/>
                        <w:rPr>
                          <w:b w:val="0"/>
                          <w:bCs w:val="0"/>
                          <w:noProof/>
                          <w:color w:val="auto"/>
                          <w:sz w:val="26"/>
                          <w:szCs w:val="26"/>
                        </w:rPr>
                      </w:pPr>
                      <w:r w:rsidRPr="00610A41">
                        <w:rPr>
                          <w:b w:val="0"/>
                          <w:bCs w:val="0"/>
                          <w:color w:val="auto"/>
                        </w:rPr>
                        <w:t xml:space="preserve">Figure </w:t>
                      </w:r>
                      <w:r w:rsidR="00AA2BD0">
                        <w:rPr>
                          <w:b w:val="0"/>
                          <w:color w:val="auto"/>
                        </w:rPr>
                        <w:t>7</w:t>
                      </w:r>
                      <w:r w:rsidRPr="00610A41">
                        <w:rPr>
                          <w:b w:val="0"/>
                          <w:bCs w:val="0"/>
                          <w:color w:val="auto"/>
                        </w:rPr>
                        <w:t xml:space="preserve"> - Sequence Diagram for State 4. Movement</w:t>
                      </w:r>
                      <w:r w:rsidR="00EC3733">
                        <w:rPr>
                          <w:b w:val="0"/>
                          <w:bCs w:val="0"/>
                          <w:color w:val="auto"/>
                        </w:rPr>
                        <w:t xml:space="preserve"> (Described in Section 3.1)</w:t>
                      </w:r>
                    </w:p>
                  </w:txbxContent>
                </v:textbox>
                <w10:wrap type="topAndBottom"/>
              </v:shape>
            </w:pict>
          </mc:Fallback>
        </mc:AlternateContent>
      </w:r>
      <w:r>
        <w:rPr>
          <w:noProof/>
        </w:rPr>
        <w:drawing>
          <wp:anchor distT="0" distB="0" distL="114300" distR="114300" simplePos="0" relativeHeight="251658240" behindDoc="0" locked="0" layoutInCell="1" allowOverlap="1" wp14:anchorId="78095604" wp14:editId="62F50205">
            <wp:simplePos x="0" y="0"/>
            <wp:positionH relativeFrom="column">
              <wp:posOffset>579986</wp:posOffset>
            </wp:positionH>
            <wp:positionV relativeFrom="paragraph">
              <wp:posOffset>309686</wp:posOffset>
            </wp:positionV>
            <wp:extent cx="4321810" cy="5670550"/>
            <wp:effectExtent l="0" t="0" r="2540" b="6350"/>
            <wp:wrapTopAndBottom/>
            <wp:docPr id="64313745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37456" name="Picture 5"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1810" cy="567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B70">
        <w:t>3.2 Sequence Diagram</w:t>
      </w:r>
      <w:r w:rsidR="00365FB4">
        <w:t>s</w:t>
      </w:r>
      <w:bookmarkEnd w:id="16"/>
    </w:p>
    <w:p w14:paraId="03A82539" w14:textId="52F4D3E4" w:rsidR="004A4B12" w:rsidRDefault="001F624B" w:rsidP="004232D9">
      <w:r>
        <w:rPr>
          <w:noProof/>
        </w:rPr>
        <mc:AlternateContent>
          <mc:Choice Requires="wps">
            <w:drawing>
              <wp:anchor distT="0" distB="0" distL="114300" distR="114300" simplePos="0" relativeHeight="251658251" behindDoc="0" locked="0" layoutInCell="1" allowOverlap="1" wp14:anchorId="1710234A" wp14:editId="38B50014">
                <wp:simplePos x="0" y="0"/>
                <wp:positionH relativeFrom="column">
                  <wp:posOffset>567853</wp:posOffset>
                </wp:positionH>
                <wp:positionV relativeFrom="paragraph">
                  <wp:posOffset>7959702</wp:posOffset>
                </wp:positionV>
                <wp:extent cx="4340225" cy="635"/>
                <wp:effectExtent l="0" t="0" r="0" b="0"/>
                <wp:wrapTopAndBottom/>
                <wp:docPr id="1612854633" name="Text Box 1"/>
                <wp:cNvGraphicFramePr/>
                <a:graphic xmlns:a="http://schemas.openxmlformats.org/drawingml/2006/main">
                  <a:graphicData uri="http://schemas.microsoft.com/office/word/2010/wordprocessingShape">
                    <wps:wsp>
                      <wps:cNvSpPr txBox="1"/>
                      <wps:spPr>
                        <a:xfrm>
                          <a:off x="0" y="0"/>
                          <a:ext cx="4340225" cy="635"/>
                        </a:xfrm>
                        <a:prstGeom prst="rect">
                          <a:avLst/>
                        </a:prstGeom>
                        <a:solidFill>
                          <a:prstClr val="white"/>
                        </a:solidFill>
                        <a:ln>
                          <a:noFill/>
                        </a:ln>
                      </wps:spPr>
                      <wps:txbx>
                        <w:txbxContent>
                          <w:p w14:paraId="6A002F07" w14:textId="18C772E8" w:rsidR="00CD535F" w:rsidRPr="00610A41" w:rsidRDefault="00CD535F" w:rsidP="00CD535F">
                            <w:pPr>
                              <w:pStyle w:val="Caption"/>
                              <w:jc w:val="center"/>
                              <w:rPr>
                                <w:b w:val="0"/>
                                <w:bCs w:val="0"/>
                                <w:noProof/>
                                <w:color w:val="auto"/>
                                <w:sz w:val="22"/>
                                <w:szCs w:val="22"/>
                              </w:rPr>
                            </w:pPr>
                            <w:r w:rsidRPr="00610A41">
                              <w:rPr>
                                <w:b w:val="0"/>
                                <w:bCs w:val="0"/>
                                <w:color w:val="auto"/>
                              </w:rPr>
                              <w:t xml:space="preserve">Figure </w:t>
                            </w:r>
                            <w:r w:rsidR="00AA2BD0">
                              <w:rPr>
                                <w:b w:val="0"/>
                                <w:color w:val="auto"/>
                              </w:rPr>
                              <w:t>9</w:t>
                            </w:r>
                            <w:r w:rsidRPr="00610A41">
                              <w:rPr>
                                <w:b w:val="0"/>
                                <w:bCs w:val="0"/>
                                <w:color w:val="auto"/>
                              </w:rPr>
                              <w:t xml:space="preserve"> - Sequence Diagram of State 5. ODDM when Moving </w:t>
                            </w:r>
                            <w:r w:rsidR="001F624B" w:rsidRPr="00610A41">
                              <w:rPr>
                                <w:b w:val="0"/>
                                <w:bCs w:val="0"/>
                                <w:color w:val="auto"/>
                              </w:rPr>
                              <w:t>East and Starting in</w:t>
                            </w:r>
                            <w:r w:rsidR="001E3816" w:rsidRPr="00610A41">
                              <w:rPr>
                                <w:b w:val="0"/>
                                <w:bCs w:val="0"/>
                                <w:color w:val="auto"/>
                              </w:rPr>
                              <w:t xml:space="preserve"> a</w:t>
                            </w:r>
                            <w:r w:rsidR="001F624B" w:rsidRPr="00610A41">
                              <w:rPr>
                                <w:b w:val="0"/>
                                <w:bCs w:val="0"/>
                                <w:color w:val="auto"/>
                              </w:rPr>
                              <w:t xml:space="preserve"> South</w:t>
                            </w:r>
                            <w:r w:rsidR="001E3816" w:rsidRPr="00610A41">
                              <w:rPr>
                                <w:b w:val="0"/>
                                <w:bCs w:val="0"/>
                                <w:color w:val="auto"/>
                              </w:rPr>
                              <w:t xml:space="preserve"> Corner</w:t>
                            </w:r>
                            <w:r w:rsidR="00EC3733">
                              <w:rPr>
                                <w:b w:val="0"/>
                                <w:bCs w:val="0"/>
                                <w:color w:val="auto"/>
                              </w:rPr>
                              <w:t xml:space="preserve"> (Described in Section3.1)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10234A" id="_x0000_s1029" type="#_x0000_t202" style="position:absolute;margin-left:44.7pt;margin-top:626.75pt;width:341.7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8u9GwIAAD8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vZjfj6fSWM0mxu9lt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" stroked="f">
                <v:textbox style="mso-fit-shape-to-text:t" inset="0,0,0,0">
                  <w:txbxContent>
                    <w:p w14:paraId="6A002F07" w14:textId="18C772E8" w:rsidR="00CD535F" w:rsidRPr="00610A41" w:rsidRDefault="00CD535F" w:rsidP="00CD535F">
                      <w:pPr>
                        <w:pStyle w:val="Caption"/>
                        <w:jc w:val="center"/>
                        <w:rPr>
                          <w:b w:val="0"/>
                          <w:bCs w:val="0"/>
                          <w:noProof/>
                          <w:color w:val="auto"/>
                          <w:sz w:val="22"/>
                          <w:szCs w:val="22"/>
                        </w:rPr>
                      </w:pPr>
                      <w:r w:rsidRPr="00610A41">
                        <w:rPr>
                          <w:b w:val="0"/>
                          <w:bCs w:val="0"/>
                          <w:color w:val="auto"/>
                        </w:rPr>
                        <w:t xml:space="preserve">Figure </w:t>
                      </w:r>
                      <w:r w:rsidR="00AA2BD0">
                        <w:rPr>
                          <w:b w:val="0"/>
                          <w:color w:val="auto"/>
                        </w:rPr>
                        <w:t>9</w:t>
                      </w:r>
                      <w:r w:rsidRPr="00610A41">
                        <w:rPr>
                          <w:b w:val="0"/>
                          <w:bCs w:val="0"/>
                          <w:color w:val="auto"/>
                        </w:rPr>
                        <w:t xml:space="preserve"> - Sequence Diagram of State 5. ODDM when Moving </w:t>
                      </w:r>
                      <w:r w:rsidR="001F624B" w:rsidRPr="00610A41">
                        <w:rPr>
                          <w:b w:val="0"/>
                          <w:bCs w:val="0"/>
                          <w:color w:val="auto"/>
                        </w:rPr>
                        <w:t>East and Starting in</w:t>
                      </w:r>
                      <w:r w:rsidR="001E3816" w:rsidRPr="00610A41">
                        <w:rPr>
                          <w:b w:val="0"/>
                          <w:bCs w:val="0"/>
                          <w:color w:val="auto"/>
                        </w:rPr>
                        <w:t xml:space="preserve"> a</w:t>
                      </w:r>
                      <w:r w:rsidR="001F624B" w:rsidRPr="00610A41">
                        <w:rPr>
                          <w:b w:val="0"/>
                          <w:bCs w:val="0"/>
                          <w:color w:val="auto"/>
                        </w:rPr>
                        <w:t xml:space="preserve"> South</w:t>
                      </w:r>
                      <w:r w:rsidR="001E3816" w:rsidRPr="00610A41">
                        <w:rPr>
                          <w:b w:val="0"/>
                          <w:bCs w:val="0"/>
                          <w:color w:val="auto"/>
                        </w:rPr>
                        <w:t xml:space="preserve"> Corner</w:t>
                      </w:r>
                      <w:r w:rsidR="00EC3733">
                        <w:rPr>
                          <w:b w:val="0"/>
                          <w:bCs w:val="0"/>
                          <w:color w:val="auto"/>
                        </w:rPr>
                        <w:t xml:space="preserve"> (Described in Section3.1)</w:t>
                      </w:r>
                    </w:p>
                  </w:txbxContent>
                </v:textbox>
                <w10:wrap type="topAndBottom"/>
              </v:shape>
            </w:pict>
          </mc:Fallback>
        </mc:AlternateContent>
      </w:r>
      <w:r>
        <w:rPr>
          <w:noProof/>
        </w:rPr>
        <w:drawing>
          <wp:anchor distT="0" distB="0" distL="114300" distR="114300" simplePos="0" relativeHeight="251658249" behindDoc="0" locked="0" layoutInCell="1" allowOverlap="1" wp14:anchorId="04F319F3" wp14:editId="227B0F55">
            <wp:simplePos x="0" y="0"/>
            <wp:positionH relativeFrom="column">
              <wp:posOffset>567690</wp:posOffset>
            </wp:positionH>
            <wp:positionV relativeFrom="paragraph">
              <wp:posOffset>3950265</wp:posOffset>
            </wp:positionV>
            <wp:extent cx="4340828" cy="3960000"/>
            <wp:effectExtent l="0" t="0" r="3175" b="2540"/>
            <wp:wrapTopAndBottom/>
            <wp:docPr id="35554837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48379" name="Picture 9"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0828" cy="39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0" behindDoc="0" locked="0" layoutInCell="1" allowOverlap="1" wp14:anchorId="0BD83AB4" wp14:editId="041ECB58">
                <wp:simplePos x="0" y="0"/>
                <wp:positionH relativeFrom="column">
                  <wp:posOffset>568325</wp:posOffset>
                </wp:positionH>
                <wp:positionV relativeFrom="paragraph">
                  <wp:posOffset>3615055</wp:posOffset>
                </wp:positionV>
                <wp:extent cx="4340225" cy="276225"/>
                <wp:effectExtent l="0" t="0" r="3175" b="9525"/>
                <wp:wrapTopAndBottom/>
                <wp:docPr id="1906641806" name="Text Box 1"/>
                <wp:cNvGraphicFramePr/>
                <a:graphic xmlns:a="http://schemas.openxmlformats.org/drawingml/2006/main">
                  <a:graphicData uri="http://schemas.microsoft.com/office/word/2010/wordprocessingShape">
                    <wps:wsp>
                      <wps:cNvSpPr txBox="1"/>
                      <wps:spPr>
                        <a:xfrm>
                          <a:off x="0" y="0"/>
                          <a:ext cx="4340225" cy="276225"/>
                        </a:xfrm>
                        <a:prstGeom prst="rect">
                          <a:avLst/>
                        </a:prstGeom>
                        <a:solidFill>
                          <a:prstClr val="white"/>
                        </a:solidFill>
                        <a:ln>
                          <a:noFill/>
                        </a:ln>
                      </wps:spPr>
                      <wps:txbx>
                        <w:txbxContent>
                          <w:p w14:paraId="43FE4FE9" w14:textId="74C84D50" w:rsidR="005C56DF" w:rsidRPr="00610A41" w:rsidRDefault="005C56DF" w:rsidP="001F624B">
                            <w:pPr>
                              <w:pStyle w:val="Caption"/>
                              <w:jc w:val="center"/>
                              <w:rPr>
                                <w:b w:val="0"/>
                                <w:bCs w:val="0"/>
                                <w:noProof/>
                                <w:color w:val="auto"/>
                                <w:sz w:val="22"/>
                                <w:szCs w:val="22"/>
                              </w:rPr>
                            </w:pPr>
                            <w:r w:rsidRPr="00610A41">
                              <w:rPr>
                                <w:b w:val="0"/>
                                <w:bCs w:val="0"/>
                                <w:color w:val="auto"/>
                              </w:rPr>
                              <w:t>Figure</w:t>
                            </w:r>
                            <w:r w:rsidR="00636976">
                              <w:rPr>
                                <w:b w:val="0"/>
                                <w:bCs w:val="0"/>
                                <w:color w:val="auto"/>
                              </w:rPr>
                              <w:t xml:space="preserve"> </w:t>
                            </w:r>
                            <w:r w:rsidR="00AA2BD0">
                              <w:rPr>
                                <w:b w:val="0"/>
                                <w:color w:val="auto"/>
                              </w:rPr>
                              <w:t>8</w:t>
                            </w:r>
                            <w:r w:rsidRPr="00610A41">
                              <w:rPr>
                                <w:b w:val="0"/>
                                <w:bCs w:val="0"/>
                                <w:color w:val="auto"/>
                              </w:rPr>
                              <w:t xml:space="preserve"> - </w:t>
                            </w:r>
                            <w:r w:rsidR="00CD535F" w:rsidRPr="00610A41">
                              <w:rPr>
                                <w:b w:val="0"/>
                                <w:bCs w:val="0"/>
                                <w:color w:val="auto"/>
                              </w:rPr>
                              <w:t>Sequence</w:t>
                            </w:r>
                            <w:r w:rsidRPr="00610A41">
                              <w:rPr>
                                <w:b w:val="0"/>
                                <w:bCs w:val="0"/>
                                <w:color w:val="auto"/>
                              </w:rPr>
                              <w:t xml:space="preserve"> Diagram of State 5. ODDM when </w:t>
                            </w:r>
                            <w:r w:rsidR="00CD535F" w:rsidRPr="00610A41">
                              <w:rPr>
                                <w:b w:val="0"/>
                                <w:bCs w:val="0"/>
                                <w:color w:val="auto"/>
                              </w:rPr>
                              <w:t>M</w:t>
                            </w:r>
                            <w:r w:rsidR="009329BF" w:rsidRPr="00610A41">
                              <w:rPr>
                                <w:b w:val="0"/>
                                <w:bCs w:val="0"/>
                                <w:color w:val="auto"/>
                              </w:rPr>
                              <w:t xml:space="preserve">oving </w:t>
                            </w:r>
                            <w:r w:rsidR="00CD535F" w:rsidRPr="00610A41">
                              <w:rPr>
                                <w:b w:val="0"/>
                                <w:bCs w:val="0"/>
                                <w:color w:val="auto"/>
                              </w:rPr>
                              <w:t>West</w:t>
                            </w:r>
                            <w:r w:rsidR="001F624B" w:rsidRPr="00610A41">
                              <w:rPr>
                                <w:b w:val="0"/>
                                <w:bCs w:val="0"/>
                                <w:color w:val="auto"/>
                              </w:rPr>
                              <w:t xml:space="preserve"> and </w:t>
                            </w:r>
                            <w:r w:rsidR="005E7DA5" w:rsidRPr="00610A41">
                              <w:rPr>
                                <w:b w:val="0"/>
                                <w:bCs w:val="0"/>
                                <w:color w:val="auto"/>
                              </w:rPr>
                              <w:t>Starting in</w:t>
                            </w:r>
                            <w:r w:rsidR="001E3816" w:rsidRPr="00610A41">
                              <w:rPr>
                                <w:b w:val="0"/>
                                <w:bCs w:val="0"/>
                                <w:color w:val="auto"/>
                              </w:rPr>
                              <w:t xml:space="preserve"> a</w:t>
                            </w:r>
                            <w:r w:rsidR="001F624B" w:rsidRPr="00610A41">
                              <w:rPr>
                                <w:b w:val="0"/>
                                <w:bCs w:val="0"/>
                                <w:color w:val="auto"/>
                              </w:rPr>
                              <w:t xml:space="preserve"> South Corner</w:t>
                            </w:r>
                            <w:r w:rsidR="00EC3733">
                              <w:rPr>
                                <w:b w:val="0"/>
                                <w:bCs w:val="0"/>
                                <w:color w:val="auto"/>
                              </w:rPr>
                              <w:t xml:space="preserve"> (Described in Section3.1)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83AB4" id="_x0000_s1030" type="#_x0000_t202" style="position:absolute;margin-left:44.75pt;margin-top:284.65pt;width:341.75pt;height:21.7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" stroked="f">
                <v:textbox inset="0,0,0,0">
                  <w:txbxContent>
                    <w:p w14:paraId="43FE4FE9" w14:textId="74C84D50" w:rsidR="005C56DF" w:rsidRPr="00610A41" w:rsidRDefault="005C56DF" w:rsidP="001F624B">
                      <w:pPr>
                        <w:pStyle w:val="Caption"/>
                        <w:jc w:val="center"/>
                        <w:rPr>
                          <w:b w:val="0"/>
                          <w:bCs w:val="0"/>
                          <w:noProof/>
                          <w:color w:val="auto"/>
                          <w:sz w:val="22"/>
                          <w:szCs w:val="22"/>
                        </w:rPr>
                      </w:pPr>
                      <w:r w:rsidRPr="00610A41">
                        <w:rPr>
                          <w:b w:val="0"/>
                          <w:bCs w:val="0"/>
                          <w:color w:val="auto"/>
                        </w:rPr>
                        <w:t>Figure</w:t>
                      </w:r>
                      <w:r w:rsidR="00636976">
                        <w:rPr>
                          <w:b w:val="0"/>
                          <w:bCs w:val="0"/>
                          <w:color w:val="auto"/>
                        </w:rPr>
                        <w:t xml:space="preserve"> </w:t>
                      </w:r>
                      <w:r w:rsidR="00AA2BD0">
                        <w:rPr>
                          <w:b w:val="0"/>
                          <w:color w:val="auto"/>
                        </w:rPr>
                        <w:t>8</w:t>
                      </w:r>
                      <w:r w:rsidRPr="00610A41">
                        <w:rPr>
                          <w:b w:val="0"/>
                          <w:bCs w:val="0"/>
                          <w:color w:val="auto"/>
                        </w:rPr>
                        <w:t xml:space="preserve"> - </w:t>
                      </w:r>
                      <w:r w:rsidR="00CD535F" w:rsidRPr="00610A41">
                        <w:rPr>
                          <w:b w:val="0"/>
                          <w:bCs w:val="0"/>
                          <w:color w:val="auto"/>
                        </w:rPr>
                        <w:t>Sequence</w:t>
                      </w:r>
                      <w:r w:rsidRPr="00610A41">
                        <w:rPr>
                          <w:b w:val="0"/>
                          <w:bCs w:val="0"/>
                          <w:color w:val="auto"/>
                        </w:rPr>
                        <w:t xml:space="preserve"> Diagram of State 5. ODDM when </w:t>
                      </w:r>
                      <w:r w:rsidR="00CD535F" w:rsidRPr="00610A41">
                        <w:rPr>
                          <w:b w:val="0"/>
                          <w:bCs w:val="0"/>
                          <w:color w:val="auto"/>
                        </w:rPr>
                        <w:t>M</w:t>
                      </w:r>
                      <w:r w:rsidR="009329BF" w:rsidRPr="00610A41">
                        <w:rPr>
                          <w:b w:val="0"/>
                          <w:bCs w:val="0"/>
                          <w:color w:val="auto"/>
                        </w:rPr>
                        <w:t xml:space="preserve">oving </w:t>
                      </w:r>
                      <w:r w:rsidR="00CD535F" w:rsidRPr="00610A41">
                        <w:rPr>
                          <w:b w:val="0"/>
                          <w:bCs w:val="0"/>
                          <w:color w:val="auto"/>
                        </w:rPr>
                        <w:t>West</w:t>
                      </w:r>
                      <w:r w:rsidR="001F624B" w:rsidRPr="00610A41">
                        <w:rPr>
                          <w:b w:val="0"/>
                          <w:bCs w:val="0"/>
                          <w:color w:val="auto"/>
                        </w:rPr>
                        <w:t xml:space="preserve"> and </w:t>
                      </w:r>
                      <w:r w:rsidR="005E7DA5" w:rsidRPr="00610A41">
                        <w:rPr>
                          <w:b w:val="0"/>
                          <w:bCs w:val="0"/>
                          <w:color w:val="auto"/>
                        </w:rPr>
                        <w:t>Starting in</w:t>
                      </w:r>
                      <w:r w:rsidR="001E3816" w:rsidRPr="00610A41">
                        <w:rPr>
                          <w:b w:val="0"/>
                          <w:bCs w:val="0"/>
                          <w:color w:val="auto"/>
                        </w:rPr>
                        <w:t xml:space="preserve"> a</w:t>
                      </w:r>
                      <w:r w:rsidR="001F624B" w:rsidRPr="00610A41">
                        <w:rPr>
                          <w:b w:val="0"/>
                          <w:bCs w:val="0"/>
                          <w:color w:val="auto"/>
                        </w:rPr>
                        <w:t xml:space="preserve"> South Corner</w:t>
                      </w:r>
                      <w:r w:rsidR="00EC3733">
                        <w:rPr>
                          <w:b w:val="0"/>
                          <w:bCs w:val="0"/>
                          <w:color w:val="auto"/>
                        </w:rPr>
                        <w:t xml:space="preserve"> (Described in Section3.1)</w:t>
                      </w:r>
                    </w:p>
                  </w:txbxContent>
                </v:textbox>
                <w10:wrap type="topAndBottom"/>
              </v:shape>
            </w:pict>
          </mc:Fallback>
        </mc:AlternateContent>
      </w:r>
      <w:r w:rsidR="005C56DF">
        <w:rPr>
          <w:noProof/>
        </w:rPr>
        <w:drawing>
          <wp:anchor distT="0" distB="0" distL="114300" distR="114300" simplePos="0" relativeHeight="251658248" behindDoc="0" locked="0" layoutInCell="1" allowOverlap="1" wp14:anchorId="460248F4" wp14:editId="6AD6C2D3">
            <wp:simplePos x="0" y="0"/>
            <wp:positionH relativeFrom="column">
              <wp:posOffset>568051</wp:posOffset>
            </wp:positionH>
            <wp:positionV relativeFrom="paragraph">
              <wp:posOffset>-402440</wp:posOffset>
            </wp:positionV>
            <wp:extent cx="4340543" cy="3960000"/>
            <wp:effectExtent l="0" t="0" r="3175" b="2540"/>
            <wp:wrapTopAndBottom/>
            <wp:docPr id="57368413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84131" name="Picture 10"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0543" cy="39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DE00A" w14:textId="3DA9581E" w:rsidR="00721606" w:rsidRDefault="00636976" w:rsidP="00721606">
      <w:r>
        <w:rPr>
          <w:noProof/>
        </w:rPr>
        <w:drawing>
          <wp:anchor distT="0" distB="0" distL="114300" distR="114300" simplePos="0" relativeHeight="251658252" behindDoc="0" locked="0" layoutInCell="1" allowOverlap="1" wp14:anchorId="00F5F624" wp14:editId="53DD9048">
            <wp:simplePos x="0" y="0"/>
            <wp:positionH relativeFrom="column">
              <wp:posOffset>711835</wp:posOffset>
            </wp:positionH>
            <wp:positionV relativeFrom="paragraph">
              <wp:posOffset>-236855</wp:posOffset>
            </wp:positionV>
            <wp:extent cx="4052879" cy="3960000"/>
            <wp:effectExtent l="0" t="0" r="5080" b="2540"/>
            <wp:wrapTopAndBottom/>
            <wp:docPr id="2065970445"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70445" name="Picture 12"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2879" cy="39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3816">
        <w:rPr>
          <w:noProof/>
        </w:rPr>
        <mc:AlternateContent>
          <mc:Choice Requires="wps">
            <w:drawing>
              <wp:anchor distT="0" distB="0" distL="114300" distR="114300" simplePos="0" relativeHeight="251658255" behindDoc="0" locked="0" layoutInCell="1" allowOverlap="1" wp14:anchorId="5107926E" wp14:editId="555FCED1">
                <wp:simplePos x="0" y="0"/>
                <wp:positionH relativeFrom="column">
                  <wp:posOffset>641350</wp:posOffset>
                </wp:positionH>
                <wp:positionV relativeFrom="paragraph">
                  <wp:posOffset>8150225</wp:posOffset>
                </wp:positionV>
                <wp:extent cx="4340225" cy="289560"/>
                <wp:effectExtent l="0" t="0" r="3175" b="0"/>
                <wp:wrapTopAndBottom/>
                <wp:docPr id="338895012" name="Text Box 1"/>
                <wp:cNvGraphicFramePr/>
                <a:graphic xmlns:a="http://schemas.openxmlformats.org/drawingml/2006/main">
                  <a:graphicData uri="http://schemas.microsoft.com/office/word/2010/wordprocessingShape">
                    <wps:wsp>
                      <wps:cNvSpPr txBox="1"/>
                      <wps:spPr>
                        <a:xfrm>
                          <a:off x="0" y="0"/>
                          <a:ext cx="4340225" cy="289560"/>
                        </a:xfrm>
                        <a:prstGeom prst="rect">
                          <a:avLst/>
                        </a:prstGeom>
                        <a:solidFill>
                          <a:prstClr val="white"/>
                        </a:solidFill>
                        <a:ln>
                          <a:noFill/>
                        </a:ln>
                      </wps:spPr>
                      <wps:txbx>
                        <w:txbxContent>
                          <w:p w14:paraId="05039C2C" w14:textId="2BE69815" w:rsidR="003A1F59" w:rsidRPr="00610A41" w:rsidRDefault="003A1F59" w:rsidP="003A1F59">
                            <w:pPr>
                              <w:pStyle w:val="Caption"/>
                              <w:jc w:val="center"/>
                              <w:rPr>
                                <w:b w:val="0"/>
                                <w:bCs w:val="0"/>
                                <w:noProof/>
                                <w:color w:val="auto"/>
                                <w:sz w:val="22"/>
                                <w:szCs w:val="22"/>
                              </w:rPr>
                            </w:pPr>
                            <w:ins w:id="17" w:author="Neeraj Suchindrum" w:date="2025-11-14T21:43:00Z" w16du:dateUtc="2025-11-15T02:43:00Z">
                              <w:r w:rsidRPr="00610A41">
                                <w:rPr>
                                  <w:b w:val="0"/>
                                  <w:bCs w:val="0"/>
                                  <w:color w:val="auto"/>
                                </w:rPr>
                                <w:t xml:space="preserve">Figure </w:t>
                              </w:r>
                              <w:r w:rsidR="00C02A8C">
                                <w:rPr>
                                  <w:b w:val="0"/>
                                  <w:color w:val="auto"/>
                                </w:rPr>
                                <w:t xml:space="preserve">11 </w:t>
                              </w:r>
                              <w:r w:rsidRPr="00610A41">
                                <w:rPr>
                                  <w:b w:val="0"/>
                                  <w:bCs w:val="0"/>
                                  <w:color w:val="auto"/>
                                </w:rPr>
                                <w:t xml:space="preserve">- Sequence Diagram of State 6. </w:t>
                              </w:r>
                            </w:ins>
                            <w:r w:rsidRPr="00610A41">
                              <w:rPr>
                                <w:b w:val="0"/>
                                <w:color w:val="auto"/>
                              </w:rPr>
                              <w:t xml:space="preserve">Figure </w:t>
                            </w:r>
                            <w:r w:rsidR="00C02A8C">
                              <w:rPr>
                                <w:b w:val="0"/>
                                <w:color w:val="auto"/>
                              </w:rPr>
                              <w:t>11</w:t>
                            </w:r>
                            <w:r w:rsidRPr="00610A41">
                              <w:rPr>
                                <w:b w:val="0"/>
                                <w:color w:val="auto"/>
                              </w:rPr>
                              <w:t xml:space="preserve"> - Sequence Diagram of State 6. </w:t>
                            </w:r>
                            <w:r w:rsidRPr="00610A41">
                              <w:rPr>
                                <w:b w:val="0"/>
                                <w:bCs w:val="0"/>
                                <w:color w:val="auto"/>
                              </w:rPr>
                              <w:t>LDDM when Moving East and Starting in</w:t>
                            </w:r>
                            <w:r w:rsidR="001E3816" w:rsidRPr="00610A41">
                              <w:rPr>
                                <w:b w:val="0"/>
                                <w:bCs w:val="0"/>
                                <w:color w:val="auto"/>
                              </w:rPr>
                              <w:t xml:space="preserve"> the NW Corner Facing East</w:t>
                            </w:r>
                            <w:r w:rsidR="00EC3733">
                              <w:rPr>
                                <w:b w:val="0"/>
                                <w:bCs w:val="0"/>
                                <w:color w:val="auto"/>
                              </w:rPr>
                              <w:t xml:space="preserve"> (Described in Section3.1)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07926E" id="_x0000_s1031" type="#_x0000_t202" style="position:absolute;margin-left:50.5pt;margin-top:641.75pt;width:341.75pt;height:22.8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2oHwIAAEIEAAAOAAAAZHJzL2Uyb0RvYy54bWysU8Fu2zAMvQ/YPwi6L06ypui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" stroked="f">
                <v:textbox inset="0,0,0,0">
                  <w:txbxContent>
                    <w:p w14:paraId="05039C2C" w14:textId="2BE69815" w:rsidR="003A1F59" w:rsidRPr="00610A41" w:rsidRDefault="003A1F59" w:rsidP="003A1F59">
                      <w:pPr>
                        <w:pStyle w:val="Caption"/>
                        <w:jc w:val="center"/>
                        <w:rPr>
                          <w:b w:val="0"/>
                          <w:bCs w:val="0"/>
                          <w:noProof/>
                          <w:color w:val="auto"/>
                          <w:sz w:val="22"/>
                          <w:szCs w:val="22"/>
                        </w:rPr>
                      </w:pPr>
                      <w:ins w:id="18" w:author="Neeraj Suchindrum" w:date="2025-11-14T21:43:00Z" w16du:dateUtc="2025-11-15T02:43:00Z">
                        <w:r w:rsidRPr="00610A41">
                          <w:rPr>
                            <w:b w:val="0"/>
                            <w:bCs w:val="0"/>
                            <w:color w:val="auto"/>
                          </w:rPr>
                          <w:t xml:space="preserve">Figure </w:t>
                        </w:r>
                        <w:r w:rsidR="00C02A8C">
                          <w:rPr>
                            <w:b w:val="0"/>
                            <w:color w:val="auto"/>
                          </w:rPr>
                          <w:t xml:space="preserve">11 </w:t>
                        </w:r>
                        <w:r w:rsidRPr="00610A41">
                          <w:rPr>
                            <w:b w:val="0"/>
                            <w:bCs w:val="0"/>
                            <w:color w:val="auto"/>
                          </w:rPr>
                          <w:t xml:space="preserve">- Sequence Diagram of State 6. </w:t>
                        </w:r>
                      </w:ins>
                      <w:r w:rsidRPr="00610A41">
                        <w:rPr>
                          <w:b w:val="0"/>
                          <w:color w:val="auto"/>
                        </w:rPr>
                        <w:t xml:space="preserve">Figure </w:t>
                      </w:r>
                      <w:r w:rsidR="00C02A8C">
                        <w:rPr>
                          <w:b w:val="0"/>
                          <w:color w:val="auto"/>
                        </w:rPr>
                        <w:t>11</w:t>
                      </w:r>
                      <w:r w:rsidRPr="00610A41">
                        <w:rPr>
                          <w:b w:val="0"/>
                          <w:color w:val="auto"/>
                        </w:rPr>
                        <w:t xml:space="preserve"> - Sequence Diagram of State 6. </w:t>
                      </w:r>
                      <w:r w:rsidRPr="00610A41">
                        <w:rPr>
                          <w:b w:val="0"/>
                          <w:bCs w:val="0"/>
                          <w:color w:val="auto"/>
                        </w:rPr>
                        <w:t>LDDM when Moving East and Starting in</w:t>
                      </w:r>
                      <w:r w:rsidR="001E3816" w:rsidRPr="00610A41">
                        <w:rPr>
                          <w:b w:val="0"/>
                          <w:bCs w:val="0"/>
                          <w:color w:val="auto"/>
                        </w:rPr>
                        <w:t xml:space="preserve"> the NW Corner Facing East</w:t>
                      </w:r>
                      <w:r w:rsidR="00EC3733">
                        <w:rPr>
                          <w:b w:val="0"/>
                          <w:bCs w:val="0"/>
                          <w:color w:val="auto"/>
                        </w:rPr>
                        <w:t xml:space="preserve"> (Described in Section3.1)</w:t>
                      </w:r>
                    </w:p>
                  </w:txbxContent>
                </v:textbox>
                <w10:wrap type="topAndBottom"/>
              </v:shape>
            </w:pict>
          </mc:Fallback>
        </mc:AlternateContent>
      </w:r>
      <w:r w:rsidR="009024F1">
        <w:rPr>
          <w:noProof/>
        </w:rPr>
        <mc:AlternateContent>
          <mc:Choice Requires="wps">
            <w:drawing>
              <wp:anchor distT="0" distB="0" distL="114300" distR="114300" simplePos="0" relativeHeight="251658254" behindDoc="0" locked="0" layoutInCell="1" allowOverlap="1" wp14:anchorId="6F6ACB1D" wp14:editId="4C396DEF">
                <wp:simplePos x="0" y="0"/>
                <wp:positionH relativeFrom="column">
                  <wp:posOffset>571500</wp:posOffset>
                </wp:positionH>
                <wp:positionV relativeFrom="paragraph">
                  <wp:posOffset>3789045</wp:posOffset>
                </wp:positionV>
                <wp:extent cx="4340225" cy="307340"/>
                <wp:effectExtent l="0" t="0" r="3175" b="0"/>
                <wp:wrapTopAndBottom/>
                <wp:docPr id="659179154" name="Text Box 1"/>
                <wp:cNvGraphicFramePr/>
                <a:graphic xmlns:a="http://schemas.openxmlformats.org/drawingml/2006/main">
                  <a:graphicData uri="http://schemas.microsoft.com/office/word/2010/wordprocessingShape">
                    <wps:wsp>
                      <wps:cNvSpPr txBox="1"/>
                      <wps:spPr>
                        <a:xfrm>
                          <a:off x="0" y="0"/>
                          <a:ext cx="4340225" cy="307340"/>
                        </a:xfrm>
                        <a:prstGeom prst="rect">
                          <a:avLst/>
                        </a:prstGeom>
                        <a:solidFill>
                          <a:prstClr val="white"/>
                        </a:solidFill>
                        <a:ln>
                          <a:noFill/>
                        </a:ln>
                      </wps:spPr>
                      <wps:txbx>
                        <w:txbxContent>
                          <w:p w14:paraId="420E3CC6" w14:textId="44B14F97" w:rsidR="003A1F59" w:rsidRPr="00610A41" w:rsidRDefault="003A1F59" w:rsidP="003A1F59">
                            <w:pPr>
                              <w:pStyle w:val="Caption"/>
                              <w:jc w:val="center"/>
                              <w:rPr>
                                <w:b w:val="0"/>
                                <w:bCs w:val="0"/>
                                <w:noProof/>
                                <w:color w:val="auto"/>
                                <w:sz w:val="22"/>
                                <w:szCs w:val="22"/>
                              </w:rPr>
                            </w:pPr>
                            <w:r w:rsidRPr="00610A41">
                              <w:rPr>
                                <w:b w:val="0"/>
                                <w:bCs w:val="0"/>
                                <w:color w:val="auto"/>
                              </w:rPr>
                              <w:t xml:space="preserve">Figure </w:t>
                            </w:r>
                            <w:r w:rsidR="00AA2BD0">
                              <w:rPr>
                                <w:b w:val="0"/>
                                <w:color w:val="auto"/>
                              </w:rPr>
                              <w:t>10</w:t>
                            </w:r>
                            <w:r w:rsidRPr="00610A41">
                              <w:rPr>
                                <w:b w:val="0"/>
                                <w:bCs w:val="0"/>
                                <w:color w:val="auto"/>
                              </w:rPr>
                              <w:t xml:space="preserve"> - Sequence Diagram of State 6. LDDM when Moving East and Starting in the </w:t>
                            </w:r>
                            <w:r w:rsidR="009024F1" w:rsidRPr="00610A41">
                              <w:rPr>
                                <w:b w:val="0"/>
                                <w:bCs w:val="0"/>
                                <w:color w:val="auto"/>
                              </w:rPr>
                              <w:t xml:space="preserve">SW </w:t>
                            </w:r>
                            <w:r w:rsidRPr="00610A41">
                              <w:rPr>
                                <w:b w:val="0"/>
                                <w:bCs w:val="0"/>
                                <w:color w:val="auto"/>
                              </w:rPr>
                              <w:t>Co</w:t>
                            </w:r>
                            <w:r w:rsidR="009024F1" w:rsidRPr="00610A41">
                              <w:rPr>
                                <w:b w:val="0"/>
                                <w:bCs w:val="0"/>
                                <w:color w:val="auto"/>
                              </w:rPr>
                              <w:t>rner Facing East</w:t>
                            </w:r>
                            <w:r w:rsidR="00EC3733">
                              <w:rPr>
                                <w:b w:val="0"/>
                                <w:bCs w:val="0"/>
                                <w:color w:val="auto"/>
                              </w:rPr>
                              <w:t xml:space="preserve"> (Described in Section3.1)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6ACB1D" id="_x0000_s1032" type="#_x0000_t202" style="position:absolute;margin-left:45pt;margin-top:298.35pt;width:341.75pt;height:24.2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" stroked="f">
                <v:textbox inset="0,0,0,0">
                  <w:txbxContent>
                    <w:p w14:paraId="420E3CC6" w14:textId="44B14F97" w:rsidR="003A1F59" w:rsidRPr="00610A41" w:rsidRDefault="003A1F59" w:rsidP="003A1F59">
                      <w:pPr>
                        <w:pStyle w:val="Caption"/>
                        <w:jc w:val="center"/>
                        <w:rPr>
                          <w:b w:val="0"/>
                          <w:bCs w:val="0"/>
                          <w:noProof/>
                          <w:color w:val="auto"/>
                          <w:sz w:val="22"/>
                          <w:szCs w:val="22"/>
                        </w:rPr>
                      </w:pPr>
                      <w:r w:rsidRPr="00610A41">
                        <w:rPr>
                          <w:b w:val="0"/>
                          <w:bCs w:val="0"/>
                          <w:color w:val="auto"/>
                        </w:rPr>
                        <w:t xml:space="preserve">Figure </w:t>
                      </w:r>
                      <w:r w:rsidR="00AA2BD0">
                        <w:rPr>
                          <w:b w:val="0"/>
                          <w:color w:val="auto"/>
                        </w:rPr>
                        <w:t>10</w:t>
                      </w:r>
                      <w:r w:rsidRPr="00610A41">
                        <w:rPr>
                          <w:b w:val="0"/>
                          <w:bCs w:val="0"/>
                          <w:color w:val="auto"/>
                        </w:rPr>
                        <w:t xml:space="preserve"> - Sequence Diagram of State 6. LDDM when Moving East and Starting in the </w:t>
                      </w:r>
                      <w:r w:rsidR="009024F1" w:rsidRPr="00610A41">
                        <w:rPr>
                          <w:b w:val="0"/>
                          <w:bCs w:val="0"/>
                          <w:color w:val="auto"/>
                        </w:rPr>
                        <w:t xml:space="preserve">SW </w:t>
                      </w:r>
                      <w:r w:rsidRPr="00610A41">
                        <w:rPr>
                          <w:b w:val="0"/>
                          <w:bCs w:val="0"/>
                          <w:color w:val="auto"/>
                        </w:rPr>
                        <w:t>Co</w:t>
                      </w:r>
                      <w:r w:rsidR="009024F1" w:rsidRPr="00610A41">
                        <w:rPr>
                          <w:b w:val="0"/>
                          <w:bCs w:val="0"/>
                          <w:color w:val="auto"/>
                        </w:rPr>
                        <w:t>rner Facing East</w:t>
                      </w:r>
                      <w:r w:rsidR="00EC3733">
                        <w:rPr>
                          <w:b w:val="0"/>
                          <w:bCs w:val="0"/>
                          <w:color w:val="auto"/>
                        </w:rPr>
                        <w:t xml:space="preserve"> (Described in Section3.1)</w:t>
                      </w:r>
                    </w:p>
                  </w:txbxContent>
                </v:textbox>
                <w10:wrap type="topAndBottom"/>
              </v:shape>
            </w:pict>
          </mc:Fallback>
        </mc:AlternateContent>
      </w:r>
      <w:r w:rsidR="00507137">
        <w:rPr>
          <w:noProof/>
        </w:rPr>
        <w:drawing>
          <wp:anchor distT="0" distB="0" distL="114300" distR="114300" simplePos="0" relativeHeight="251658253" behindDoc="0" locked="0" layoutInCell="1" allowOverlap="1" wp14:anchorId="01943C19" wp14:editId="2945FA29">
            <wp:simplePos x="0" y="0"/>
            <wp:positionH relativeFrom="column">
              <wp:posOffset>711542</wp:posOffset>
            </wp:positionH>
            <wp:positionV relativeFrom="paragraph">
              <wp:posOffset>4137221</wp:posOffset>
            </wp:positionV>
            <wp:extent cx="4053495" cy="3960000"/>
            <wp:effectExtent l="0" t="0" r="4445" b="2540"/>
            <wp:wrapTopAndBottom/>
            <wp:docPr id="207139056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90569" name="Picture 13"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53495" cy="39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87D85" w14:textId="675D1059" w:rsidR="00721606" w:rsidRDefault="00F4138E" w:rsidP="00F4138E">
      <w:pPr>
        <w:pStyle w:val="Heading2"/>
      </w:pPr>
      <w:bookmarkStart w:id="19" w:name="_Toc214049134"/>
      <w:r w:rsidRPr="00F4138E">
        <w:drawing>
          <wp:anchor distT="0" distB="0" distL="114300" distR="114300" simplePos="0" relativeHeight="251658258" behindDoc="0" locked="0" layoutInCell="1" allowOverlap="1" wp14:anchorId="0ED3E3F6" wp14:editId="08EFE771">
            <wp:simplePos x="0" y="0"/>
            <wp:positionH relativeFrom="column">
              <wp:posOffset>1056713</wp:posOffset>
            </wp:positionH>
            <wp:positionV relativeFrom="paragraph">
              <wp:posOffset>316808</wp:posOffset>
            </wp:positionV>
            <wp:extent cx="3361535" cy="2962353"/>
            <wp:effectExtent l="0" t="0" r="0" b="0"/>
            <wp:wrapTopAndBottom/>
            <wp:docPr id="65450971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9713" name="Picture 1" descr="A diagram of a diagram&#10;&#10;AI-generated content may be incorrect."/>
                    <pic:cNvPicPr/>
                  </pic:nvPicPr>
                  <pic:blipFill>
                    <a:blip r:embed="rId26"/>
                    <a:stretch>
                      <a:fillRect/>
                    </a:stretch>
                  </pic:blipFill>
                  <pic:spPr>
                    <a:xfrm>
                      <a:off x="0" y="0"/>
                      <a:ext cx="3361535" cy="2962353"/>
                    </a:xfrm>
                    <a:prstGeom prst="rect">
                      <a:avLst/>
                    </a:prstGeom>
                  </pic:spPr>
                </pic:pic>
              </a:graphicData>
            </a:graphic>
          </wp:anchor>
        </w:drawing>
      </w:r>
      <w:r w:rsidR="00721606">
        <w:t>3.3 Planed Route Diagram</w:t>
      </w:r>
      <w:bookmarkEnd w:id="19"/>
    </w:p>
    <w:p w14:paraId="3EBEA4C6" w14:textId="40481052" w:rsidR="001E3816" w:rsidRDefault="00BD3B29" w:rsidP="00F4138E">
      <w:pPr>
        <w:jc w:val="center"/>
      </w:pPr>
      <w:r>
        <w:t>Figure 1</w:t>
      </w:r>
      <w:r w:rsidR="00636976">
        <w:t>2</w:t>
      </w:r>
      <w:r w:rsidR="00F4138E">
        <w:t xml:space="preserve"> – Planned Route Diagram</w:t>
      </w:r>
    </w:p>
    <w:p w14:paraId="1E008AB8" w14:textId="5E585858" w:rsidR="00F8166D" w:rsidRPr="00F8166D" w:rsidRDefault="00F8166D" w:rsidP="00F8166D">
      <w:r w:rsidRPr="00F8166D">
        <w:t xml:space="preserve">The planned route diagram shows how the robot navigates the arena using three main FSM states. Green lines represent the Movement State, where the robot drives straight across each lane to push snow blocks out of the perimeter. Pink lines represent the LDDM State, which is activated when the front- or back-line sensors detect the boundary line. In this state, the robot performs a controlled lane-change maneuver that shifts it up or down by one row so it can begin clearing the next lane. Red lines represent the ODDM State, triggered when the ultrasonic or </w:t>
      </w:r>
      <w:r w:rsidR="00187A58">
        <w:t>analog</w:t>
      </w:r>
      <w:r w:rsidRPr="00F8166D">
        <w:t xml:space="preserve"> distance sensors detect an obstacle. The robot then performs a wrapping avoidance path around the obstacle before returning to its original lane and resuming normal movement.</w:t>
      </w:r>
    </w:p>
    <w:p w14:paraId="245917FF" w14:textId="768D212F" w:rsidR="00F4138E" w:rsidRPr="00A23B8E" w:rsidRDefault="00F8166D" w:rsidP="00F4138E">
      <w:r w:rsidRPr="00F8166D">
        <w:t>Before beginning the pattern, the robot determines its starting position by checking its orientation using the IMU</w:t>
      </w:r>
      <w:r w:rsidR="00BA14D6">
        <w:t xml:space="preserve"> module</w:t>
      </w:r>
      <w:r w:rsidRPr="00F8166D">
        <w:t>. Based on compass heading and initial sensor readings, it identifies whether it is in the Top-Left (TLC), Top-Right (TRC), Bottom-Left (BLC), or Bottom-Right (BRC) corner. This ensures the planned route always begins in the correct direction regardless of how the robot is placed. Together, these three behaviors allow the robot to sweep each lane of the field in order, avoid obstacles safely, and shift between rows until the en</w:t>
      </w:r>
      <w:r w:rsidR="000B092E">
        <w:t>t</w:t>
      </w:r>
      <w:r w:rsidRPr="00F8166D">
        <w:t>ire arena is cleared.</w:t>
      </w:r>
    </w:p>
    <w:p w14:paraId="2822FAB4" w14:textId="77777777" w:rsidR="000E5699" w:rsidRDefault="00283871" w:rsidP="00537B00">
      <w:pPr>
        <w:pStyle w:val="Heading1"/>
      </w:pPr>
      <w:bookmarkStart w:id="20" w:name="_Toc214049135"/>
      <w:r>
        <w:t>4. Watchdog Timer Demonstration (5%)</w:t>
      </w:r>
      <w:bookmarkEnd w:id="20"/>
    </w:p>
    <w:p w14:paraId="399C8892" w14:textId="2CD1C4C1" w:rsidR="10EAFDBC" w:rsidRDefault="10EAFDBC">
      <w:r>
        <w:t>A watchdog timer is used to reset the system if it hangs. This is done by using Arduino’s watchdog library. It is initialized by enabling the watchdog with a time</w:t>
      </w:r>
      <w:r w:rsidR="332D7304">
        <w:t xml:space="preserve"> limit in the setup() function. We chose </w:t>
      </w:r>
      <w:r w:rsidR="51CFA0F6">
        <w:t>40</w:t>
      </w:r>
      <w:r w:rsidR="332D7304">
        <w:t>00ms to prevent the system from hanging for too long, while giving it enough time to run through a</w:t>
      </w:r>
      <w:r w:rsidR="7EE44CC4">
        <w:t xml:space="preserve">ll the actions.  </w:t>
      </w:r>
    </w:p>
    <w:p w14:paraId="2E445BC8" w14:textId="2F8633DF" w:rsidR="10EAFDBC" w:rsidRDefault="10EAFDBC">
      <w:proofErr w:type="spellStart"/>
      <w:r w:rsidRPr="4F2C0821">
        <w:rPr>
          <w:rFonts w:ascii="Fira Code" w:eastAsia="Fira Code" w:hAnsi="Fira Code" w:cs="Fira Code"/>
          <w:color w:val="A7C080"/>
          <w:sz w:val="21"/>
          <w:szCs w:val="21"/>
        </w:rPr>
        <w:t>watchdogEnable</w:t>
      </w:r>
      <w:proofErr w:type="spellEnd"/>
      <w:r w:rsidRPr="4F2C0821">
        <w:rPr>
          <w:rFonts w:ascii="Fira Code" w:eastAsia="Fira Code" w:hAnsi="Fira Code" w:cs="Fira Code"/>
          <w:color w:val="D3C6AA"/>
          <w:sz w:val="21"/>
          <w:szCs w:val="21"/>
        </w:rPr>
        <w:t>(</w:t>
      </w:r>
      <w:r w:rsidR="1027AFE0" w:rsidRPr="5F854082">
        <w:rPr>
          <w:rFonts w:ascii="Fira Code" w:eastAsia="Fira Code" w:hAnsi="Fira Code" w:cs="Fira Code"/>
          <w:color w:val="D699B6"/>
          <w:sz w:val="21"/>
          <w:szCs w:val="21"/>
        </w:rPr>
        <w:t>400</w:t>
      </w:r>
      <w:r w:rsidRPr="5F854082">
        <w:rPr>
          <w:rFonts w:ascii="Fira Code" w:eastAsia="Fira Code" w:hAnsi="Fira Code" w:cs="Fira Code"/>
          <w:color w:val="D699B6"/>
          <w:sz w:val="21"/>
          <w:szCs w:val="21"/>
        </w:rPr>
        <w:t>0</w:t>
      </w:r>
      <w:r w:rsidRPr="4F2C0821">
        <w:rPr>
          <w:rFonts w:ascii="Fira Code" w:eastAsia="Fira Code" w:hAnsi="Fira Code" w:cs="Fira Code"/>
          <w:color w:val="D3C6AA"/>
          <w:sz w:val="21"/>
          <w:szCs w:val="21"/>
        </w:rPr>
        <w:t>);</w:t>
      </w:r>
    </w:p>
    <w:p w14:paraId="35106572" w14:textId="78137A97" w:rsidR="4F350E7C" w:rsidRDefault="4F350E7C">
      <w:r>
        <w:t xml:space="preserve">The first action that is done when running loop() is resetting the watchdog timer. </w:t>
      </w:r>
    </w:p>
    <w:p w14:paraId="5F3D864C" w14:textId="5CA1BEE5" w:rsidR="4F350E7C" w:rsidRDefault="4F350E7C">
      <w:proofErr w:type="spellStart"/>
      <w:r w:rsidRPr="4F2C0821">
        <w:rPr>
          <w:rFonts w:ascii="Fira Code" w:eastAsia="Fira Code" w:hAnsi="Fira Code" w:cs="Fira Code"/>
          <w:color w:val="A7C080"/>
          <w:sz w:val="21"/>
          <w:szCs w:val="21"/>
        </w:rPr>
        <w:t>watchdogReset</w:t>
      </w:r>
      <w:proofErr w:type="spellEnd"/>
      <w:r w:rsidRPr="4F2C0821">
        <w:rPr>
          <w:rFonts w:ascii="Fira Code" w:eastAsia="Fira Code" w:hAnsi="Fira Code" w:cs="Fira Code"/>
          <w:color w:val="D3C6AA"/>
          <w:sz w:val="21"/>
          <w:szCs w:val="21"/>
        </w:rPr>
        <w:t>();</w:t>
      </w:r>
    </w:p>
    <w:p w14:paraId="275D2E0D" w14:textId="0357E1B5" w:rsidR="4F350E7C" w:rsidRDefault="4F350E7C" w:rsidP="4F2C0821">
      <w:pPr>
        <w:spacing w:after="0" w:line="285" w:lineRule="auto"/>
      </w:pPr>
      <w:r w:rsidRPr="36C504B1">
        <w:t xml:space="preserve">If the </w:t>
      </w:r>
      <w:proofErr w:type="spellStart"/>
      <w:r w:rsidRPr="36C504B1">
        <w:t>the</w:t>
      </w:r>
      <w:proofErr w:type="spellEnd"/>
      <w:r w:rsidRPr="36C504B1">
        <w:t xml:space="preserve"> loop does not reset the watchdog timer in time, then the system restarts (like the equivalent of pushing the reset button on the Arduino</w:t>
      </w:r>
      <w:r w:rsidR="76E76B57" w:rsidRPr="36C504B1">
        <w:t xml:space="preserve">). This is the default </w:t>
      </w:r>
      <w:proofErr w:type="spellStart"/>
      <w:r w:rsidR="76E76B57" w:rsidRPr="36C504B1">
        <w:t>behaviour</w:t>
      </w:r>
      <w:proofErr w:type="spellEnd"/>
      <w:r w:rsidR="76E76B57" w:rsidRPr="36C504B1">
        <w:t xml:space="preserve"> of the watchdog timer so the </w:t>
      </w:r>
      <w:proofErr w:type="spellStart"/>
      <w:r w:rsidR="76E76B57" w:rsidRPr="36C504B1">
        <w:t>watchdogSetup</w:t>
      </w:r>
      <w:proofErr w:type="spellEnd"/>
      <w:r w:rsidR="76E76B57" w:rsidRPr="36C504B1">
        <w:t xml:space="preserve"> function remains empty.</w:t>
      </w:r>
    </w:p>
    <w:p w14:paraId="3418D448" w14:textId="44FE492E" w:rsidR="6B498049" w:rsidRDefault="6B498049" w:rsidP="6B498049">
      <w:pPr>
        <w:spacing w:after="0" w:line="285" w:lineRule="auto"/>
      </w:pPr>
    </w:p>
    <w:p w14:paraId="4BDE0C55" w14:textId="4EE8F2C9" w:rsidR="4F2C0821" w:rsidRDefault="4F350E7C" w:rsidP="5428E225">
      <w:pPr>
        <w:spacing w:after="0" w:line="480" w:lineRule="auto"/>
        <w:rPr>
          <w:rFonts w:ascii="Fira Code" w:eastAsia="Fira Code" w:hAnsi="Fira Code" w:cs="Fira Code"/>
          <w:color w:val="D3C6AA"/>
          <w:sz w:val="21"/>
          <w:szCs w:val="21"/>
        </w:rPr>
      </w:pPr>
      <w:r w:rsidRPr="36C504B1">
        <w:rPr>
          <w:rFonts w:ascii="Fira Code" w:eastAsia="Fira Code" w:hAnsi="Fira Code" w:cs="Fira Code"/>
          <w:color w:val="7FBBB3"/>
          <w:sz w:val="21"/>
          <w:szCs w:val="21"/>
        </w:rPr>
        <w:t>void</w:t>
      </w:r>
      <w:r w:rsidRPr="36C504B1">
        <w:rPr>
          <w:rFonts w:ascii="Fira Code" w:eastAsia="Fira Code" w:hAnsi="Fira Code" w:cs="Fira Code"/>
          <w:color w:val="A7C080"/>
          <w:sz w:val="21"/>
          <w:szCs w:val="21"/>
        </w:rPr>
        <w:t xml:space="preserve"> </w:t>
      </w:r>
      <w:proofErr w:type="spellStart"/>
      <w:r w:rsidRPr="36C504B1">
        <w:rPr>
          <w:rFonts w:ascii="Fira Code" w:eastAsia="Fira Code" w:hAnsi="Fira Code" w:cs="Fira Code"/>
          <w:color w:val="A7C080"/>
          <w:sz w:val="21"/>
          <w:szCs w:val="21"/>
        </w:rPr>
        <w:t>watchdogSetup</w:t>
      </w:r>
      <w:proofErr w:type="spellEnd"/>
      <w:r w:rsidRPr="36C504B1">
        <w:rPr>
          <w:rFonts w:ascii="Fira Code" w:eastAsia="Fira Code" w:hAnsi="Fira Code" w:cs="Fira Code"/>
          <w:color w:val="D3C6AA"/>
          <w:sz w:val="21"/>
          <w:szCs w:val="21"/>
        </w:rPr>
        <w:t>(</w:t>
      </w:r>
      <w:r w:rsidRPr="36C504B1">
        <w:rPr>
          <w:rFonts w:ascii="Fira Code" w:eastAsia="Fira Code" w:hAnsi="Fira Code" w:cs="Fira Code"/>
          <w:color w:val="7FBBB3"/>
          <w:sz w:val="21"/>
          <w:szCs w:val="21"/>
        </w:rPr>
        <w:t>void</w:t>
      </w:r>
      <w:r w:rsidRPr="36C504B1">
        <w:rPr>
          <w:rFonts w:ascii="Fira Code" w:eastAsia="Fira Code" w:hAnsi="Fira Code" w:cs="Fira Code"/>
          <w:color w:val="D3C6AA"/>
          <w:sz w:val="21"/>
          <w:szCs w:val="21"/>
        </w:rPr>
        <w:t>)</w:t>
      </w:r>
      <w:r w:rsidRPr="36C504B1">
        <w:rPr>
          <w:rFonts w:ascii="Fira Code" w:eastAsia="Fira Code" w:hAnsi="Fira Code" w:cs="Fira Code"/>
          <w:color w:val="A7C080"/>
          <w:sz w:val="21"/>
          <w:szCs w:val="21"/>
        </w:rPr>
        <w:t xml:space="preserve"> </w:t>
      </w:r>
      <w:r w:rsidRPr="36C504B1">
        <w:rPr>
          <w:rFonts w:ascii="Fira Code" w:eastAsia="Fira Code" w:hAnsi="Fira Code" w:cs="Fira Code"/>
          <w:color w:val="D3C6AA"/>
          <w:sz w:val="21"/>
          <w:szCs w:val="21"/>
        </w:rPr>
        <w:t>{}</w:t>
      </w:r>
    </w:p>
    <w:p w14:paraId="08358D5E" w14:textId="6E0C4A8B" w:rsidR="4F2C0821" w:rsidRDefault="3CB61B5A" w:rsidP="001E3816">
      <w:pPr>
        <w:spacing w:after="0" w:line="285" w:lineRule="auto"/>
      </w:pPr>
      <w:r>
        <w:t xml:space="preserve">To test the watchdog timer, a modification was made to the loop to add a delay and a print statement to prove that the loop never reaches that point. As shown in figure </w:t>
      </w:r>
      <w:r w:rsidR="46444B8E">
        <w:t>12</w:t>
      </w:r>
      <w:r w:rsidR="449F390D">
        <w:t xml:space="preserve">, the serial monitor never prints “this” because it resets from the watchdog timer.  This is further proved with the initialization message that </w:t>
      </w:r>
      <w:r w:rsidR="5DD23D02">
        <w:t>prints</w:t>
      </w:r>
      <w:r w:rsidR="449F390D">
        <w:t xml:space="preserve"> at the end of the setup() function. </w:t>
      </w:r>
    </w:p>
    <w:p w14:paraId="0B5282B7" w14:textId="3C97EC87" w:rsidR="10EAFDBC" w:rsidRDefault="10EAFDBC" w:rsidP="4F2C0821">
      <w:pPr>
        <w:jc w:val="center"/>
      </w:pPr>
      <w:r>
        <w:rPr>
          <w:noProof/>
        </w:rPr>
        <w:drawing>
          <wp:inline distT="0" distB="0" distL="0" distR="0" wp14:anchorId="68CBB3B6" wp14:editId="3037759E">
            <wp:extent cx="3057914" cy="2787162"/>
            <wp:effectExtent l="0" t="0" r="9525" b="0"/>
            <wp:docPr id="1245958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58008" name=""/>
                    <pic:cNvPicPr/>
                  </pic:nvPicPr>
                  <pic:blipFill>
                    <a:blip r:embed="rId27">
                      <a:extLst>
                        <a:ext uri="{28A0092B-C50C-407E-A947-70E740481C1C}">
                          <a14:useLocalDpi xmlns:a14="http://schemas.microsoft.com/office/drawing/2010/main"/>
                        </a:ext>
                      </a:extLst>
                    </a:blip>
                    <a:stretch>
                      <a:fillRect/>
                    </a:stretch>
                  </pic:blipFill>
                  <pic:spPr>
                    <a:xfrm>
                      <a:off x="0" y="0"/>
                      <a:ext cx="3065210" cy="2793812"/>
                    </a:xfrm>
                    <a:prstGeom prst="rect">
                      <a:avLst/>
                    </a:prstGeom>
                  </pic:spPr>
                </pic:pic>
              </a:graphicData>
            </a:graphic>
          </wp:inline>
        </w:drawing>
      </w:r>
    </w:p>
    <w:p w14:paraId="746A9D4C" w14:textId="1B238276" w:rsidR="10EAFDBC" w:rsidRDefault="10EAFDBC" w:rsidP="4F2C0821">
      <w:pPr>
        <w:jc w:val="center"/>
      </w:pPr>
      <w:r>
        <w:t xml:space="preserve">Figure </w:t>
      </w:r>
      <w:r w:rsidR="00BD3B29">
        <w:t>1</w:t>
      </w:r>
      <w:r w:rsidR="00C02A8C">
        <w:t>3</w:t>
      </w:r>
      <w:r w:rsidR="00610A41">
        <w:t xml:space="preserve"> - </w:t>
      </w:r>
      <w:r>
        <w:t>Loop code and serial monitor output demonstrating functional watchdog timer</w:t>
      </w:r>
    </w:p>
    <w:p w14:paraId="3902527E" w14:textId="4D3BF3D0" w:rsidR="000E5699" w:rsidRDefault="289D0920" w:rsidP="00537B00">
      <w:pPr>
        <w:pStyle w:val="Heading1"/>
      </w:pPr>
      <w:bookmarkStart w:id="21" w:name="_Toc214049136"/>
      <w:r>
        <w:t>5. Planned Value Analysis</w:t>
      </w:r>
      <w:bookmarkEnd w:id="21"/>
    </w:p>
    <w:p w14:paraId="724E93DD" w14:textId="23EDD9B7" w:rsidR="32F1BA61" w:rsidRDefault="32F1BA61" w:rsidP="095584B5">
      <w:pPr>
        <w:spacing w:before="240" w:after="240"/>
      </w:pPr>
      <w:r w:rsidRPr="095584B5">
        <w:rPr>
          <w:rFonts w:ascii="Cambria" w:eastAsia="Cambria" w:hAnsi="Cambria" w:cs="Cambria"/>
        </w:rPr>
        <w:t>The updated Planned Value (PV) analysis for the six‑week course‑kit project assumes a team of four developers working eight hours a week at a standard rate of $50 per hour, with an overtime rate of $75 per hour. Over the course of the project each developer will clock 48 regular hours (4 developers × 8 hours × 6 weeks = 192 hours) and an additional 24 overtime hours (4 developers × 2 overtime hours × 6 weeks = 48 hours). This translates to $9,600 in regular labor costs (192 hours × $50) and $3,600 in overtime labor (48 hours × $75), for a total labor expense of $13,200. Adding the fixed course‑kit cost of $500 brings the overall project cost to $13,700. The weekly labor PV is therefore $1,600 ($9,600 ÷ 6), serving as the baseline against which actual progress will be measured. In the Earned Value Management framework, we will track the Actual Cost (AC), Planned Value (PV), and Earned Value (EV) to calculate Schedule Variance (SV = EV – PV) and Cost Variance (CV = EV – AC), enabling us to assess how closely the project stays to its planned schedule and budget.</w:t>
      </w:r>
    </w:p>
    <w:p w14:paraId="48005DE1" w14:textId="022E6CB0" w:rsidR="095584B5" w:rsidRDefault="095584B5" w:rsidP="095584B5">
      <w:pPr>
        <w:spacing w:before="240" w:after="240"/>
        <w:rPr>
          <w:rFonts w:ascii="Cambria" w:eastAsia="Cambria" w:hAnsi="Cambria" w:cs="Cambria"/>
        </w:rPr>
      </w:pPr>
    </w:p>
    <w:p w14:paraId="777BF2C9" w14:textId="346C9C2F" w:rsidR="6189BBA3" w:rsidRDefault="6189BBA3" w:rsidP="095584B5">
      <w:pPr>
        <w:spacing w:before="240" w:after="240"/>
        <w:rPr>
          <w:rFonts w:ascii="Cambria" w:eastAsia="Cambria" w:hAnsi="Cambria" w:cs="Cambria"/>
        </w:rPr>
      </w:pPr>
      <w:r w:rsidRPr="095584B5">
        <w:rPr>
          <w:rFonts w:ascii="Cambria" w:eastAsia="Cambria" w:hAnsi="Cambria" w:cs="Cambria"/>
        </w:rPr>
        <w:t>Table 1</w:t>
      </w:r>
      <w:r w:rsidR="00610A41">
        <w:rPr>
          <w:rFonts w:ascii="Cambria" w:eastAsia="Cambria" w:hAnsi="Cambria" w:cs="Cambria"/>
        </w:rPr>
        <w:t xml:space="preserve"> - </w:t>
      </w:r>
      <w:r w:rsidRPr="095584B5">
        <w:rPr>
          <w:rFonts w:ascii="Cambria" w:eastAsia="Cambria" w:hAnsi="Cambria" w:cs="Cambria"/>
        </w:rPr>
        <w:t>Value Changes based on Week</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73"/>
        <w:gridCol w:w="1245"/>
        <w:gridCol w:w="1245"/>
        <w:gridCol w:w="1110"/>
        <w:gridCol w:w="975"/>
        <w:gridCol w:w="1290"/>
        <w:gridCol w:w="1006"/>
        <w:gridCol w:w="1342"/>
      </w:tblGrid>
      <w:tr w:rsidR="4DC7AC5F" w14:paraId="75ACC456" w14:textId="77777777" w:rsidTr="78C6954E">
        <w:trPr>
          <w:trHeight w:val="300"/>
        </w:trPr>
        <w:tc>
          <w:tcPr>
            <w:tcW w:w="573" w:type="dxa"/>
            <w:vAlign w:val="center"/>
          </w:tcPr>
          <w:p w14:paraId="44F5A2FA" w14:textId="095ECFBB" w:rsidR="4DC7AC5F" w:rsidRDefault="4DC7AC5F" w:rsidP="4DC7AC5F">
            <w:pPr>
              <w:spacing w:after="0"/>
              <w:jc w:val="center"/>
              <w:rPr>
                <w:b/>
                <w:color w:val="000000" w:themeColor="text1"/>
              </w:rPr>
            </w:pPr>
            <w:r w:rsidRPr="40108BF2">
              <w:rPr>
                <w:b/>
                <w:color w:val="000000" w:themeColor="text1"/>
              </w:rPr>
              <w:t>Week</w:t>
            </w:r>
          </w:p>
        </w:tc>
        <w:tc>
          <w:tcPr>
            <w:tcW w:w="1245" w:type="dxa"/>
            <w:vAlign w:val="center"/>
          </w:tcPr>
          <w:p w14:paraId="6DBCA59C" w14:textId="022F80B8" w:rsidR="4DC7AC5F" w:rsidRDefault="4DC7AC5F" w:rsidP="4DC7AC5F">
            <w:pPr>
              <w:spacing w:after="0"/>
              <w:jc w:val="center"/>
              <w:rPr>
                <w:b/>
                <w:color w:val="000000" w:themeColor="text1"/>
              </w:rPr>
            </w:pPr>
            <w:r w:rsidRPr="40108BF2">
              <w:rPr>
                <w:b/>
                <w:color w:val="000000" w:themeColor="text1"/>
              </w:rPr>
              <w:t>Planned % Complete</w:t>
            </w:r>
          </w:p>
        </w:tc>
        <w:tc>
          <w:tcPr>
            <w:tcW w:w="1245" w:type="dxa"/>
            <w:vAlign w:val="center"/>
          </w:tcPr>
          <w:p w14:paraId="0598D52B" w14:textId="4D104233" w:rsidR="4DC7AC5F" w:rsidRDefault="4DC7AC5F" w:rsidP="4DC7AC5F">
            <w:pPr>
              <w:spacing w:after="0"/>
              <w:jc w:val="center"/>
              <w:rPr>
                <w:b/>
                <w:color w:val="000000" w:themeColor="text1"/>
              </w:rPr>
            </w:pPr>
            <w:r w:rsidRPr="40108BF2">
              <w:rPr>
                <w:b/>
                <w:color w:val="000000" w:themeColor="text1"/>
              </w:rPr>
              <w:t>PV ($)</w:t>
            </w:r>
          </w:p>
        </w:tc>
        <w:tc>
          <w:tcPr>
            <w:tcW w:w="1110" w:type="dxa"/>
            <w:vAlign w:val="center"/>
          </w:tcPr>
          <w:p w14:paraId="6E1F051B" w14:textId="7089094E" w:rsidR="4DC7AC5F" w:rsidRDefault="4DC7AC5F" w:rsidP="4DC7AC5F">
            <w:pPr>
              <w:spacing w:after="0"/>
              <w:jc w:val="center"/>
              <w:rPr>
                <w:b/>
                <w:color w:val="000000" w:themeColor="text1"/>
              </w:rPr>
            </w:pPr>
            <w:r w:rsidRPr="40108BF2">
              <w:rPr>
                <w:b/>
                <w:color w:val="000000" w:themeColor="text1"/>
              </w:rPr>
              <w:t>Actual % Complete</w:t>
            </w:r>
          </w:p>
        </w:tc>
        <w:tc>
          <w:tcPr>
            <w:tcW w:w="975" w:type="dxa"/>
            <w:vAlign w:val="center"/>
          </w:tcPr>
          <w:p w14:paraId="0107096A" w14:textId="5C4CF144" w:rsidR="4DC7AC5F" w:rsidRDefault="4DC7AC5F" w:rsidP="4DC7AC5F">
            <w:pPr>
              <w:spacing w:after="0"/>
              <w:jc w:val="center"/>
              <w:rPr>
                <w:b/>
                <w:color w:val="000000" w:themeColor="text1"/>
              </w:rPr>
            </w:pPr>
            <w:r w:rsidRPr="40108BF2">
              <w:rPr>
                <w:b/>
                <w:color w:val="000000" w:themeColor="text1"/>
              </w:rPr>
              <w:t>AC ($)</w:t>
            </w:r>
          </w:p>
        </w:tc>
        <w:tc>
          <w:tcPr>
            <w:tcW w:w="1290" w:type="dxa"/>
            <w:vAlign w:val="center"/>
          </w:tcPr>
          <w:p w14:paraId="236A4F3C" w14:textId="6175571E" w:rsidR="4DC7AC5F" w:rsidRDefault="4DC7AC5F" w:rsidP="4DC7AC5F">
            <w:pPr>
              <w:spacing w:after="0"/>
              <w:jc w:val="center"/>
              <w:rPr>
                <w:b/>
                <w:color w:val="000000" w:themeColor="text1"/>
              </w:rPr>
            </w:pPr>
            <w:r w:rsidRPr="40108BF2">
              <w:rPr>
                <w:b/>
                <w:color w:val="000000" w:themeColor="text1"/>
              </w:rPr>
              <w:t>EV ($)</w:t>
            </w:r>
          </w:p>
        </w:tc>
        <w:tc>
          <w:tcPr>
            <w:tcW w:w="1006" w:type="dxa"/>
            <w:vAlign w:val="center"/>
          </w:tcPr>
          <w:p w14:paraId="7988C98B" w14:textId="73F5DEC8" w:rsidR="4DC7AC5F" w:rsidRDefault="4DC7AC5F" w:rsidP="4DC7AC5F">
            <w:pPr>
              <w:spacing w:after="0"/>
              <w:jc w:val="center"/>
              <w:rPr>
                <w:b/>
                <w:color w:val="000000" w:themeColor="text1"/>
              </w:rPr>
            </w:pPr>
            <w:r w:rsidRPr="40108BF2">
              <w:rPr>
                <w:b/>
                <w:color w:val="000000" w:themeColor="text1"/>
              </w:rPr>
              <w:t>SV ($)</w:t>
            </w:r>
          </w:p>
        </w:tc>
        <w:tc>
          <w:tcPr>
            <w:tcW w:w="1342" w:type="dxa"/>
            <w:vAlign w:val="center"/>
          </w:tcPr>
          <w:p w14:paraId="2958F928" w14:textId="1FBF42CF" w:rsidR="4DC7AC5F" w:rsidRDefault="4DC7AC5F" w:rsidP="4DC7AC5F">
            <w:pPr>
              <w:spacing w:after="0"/>
              <w:jc w:val="center"/>
              <w:rPr>
                <w:b/>
                <w:color w:val="000000" w:themeColor="text1"/>
              </w:rPr>
            </w:pPr>
            <w:r w:rsidRPr="40108BF2">
              <w:rPr>
                <w:b/>
                <w:color w:val="000000" w:themeColor="text1"/>
              </w:rPr>
              <w:t>CV ($)</w:t>
            </w:r>
          </w:p>
        </w:tc>
      </w:tr>
      <w:tr w:rsidR="4DC7AC5F" w14:paraId="11C1E4C0" w14:textId="77777777" w:rsidTr="78C6954E">
        <w:trPr>
          <w:trHeight w:val="300"/>
        </w:trPr>
        <w:tc>
          <w:tcPr>
            <w:tcW w:w="573" w:type="dxa"/>
            <w:vAlign w:val="center"/>
          </w:tcPr>
          <w:p w14:paraId="71B9BBC8" w14:textId="790325B3" w:rsidR="4DC7AC5F" w:rsidRDefault="4DC7AC5F" w:rsidP="4DC7AC5F">
            <w:pPr>
              <w:spacing w:after="0"/>
              <w:rPr>
                <w:color w:val="000000" w:themeColor="text1"/>
              </w:rPr>
            </w:pPr>
            <w:r w:rsidRPr="40108BF2">
              <w:rPr>
                <w:color w:val="000000" w:themeColor="text1"/>
              </w:rPr>
              <w:t>1</w:t>
            </w:r>
          </w:p>
        </w:tc>
        <w:tc>
          <w:tcPr>
            <w:tcW w:w="1245" w:type="dxa"/>
            <w:vAlign w:val="center"/>
          </w:tcPr>
          <w:p w14:paraId="4F0847CD" w14:textId="7B1226C5" w:rsidR="4DC7AC5F" w:rsidRDefault="4DC7AC5F" w:rsidP="4DC7AC5F">
            <w:pPr>
              <w:spacing w:after="0"/>
              <w:rPr>
                <w:color w:val="000000" w:themeColor="text1"/>
              </w:rPr>
            </w:pPr>
            <w:r w:rsidRPr="40108BF2">
              <w:rPr>
                <w:color w:val="000000" w:themeColor="text1"/>
              </w:rPr>
              <w:t>11.0%</w:t>
            </w:r>
          </w:p>
        </w:tc>
        <w:tc>
          <w:tcPr>
            <w:tcW w:w="1245" w:type="dxa"/>
            <w:vAlign w:val="center"/>
          </w:tcPr>
          <w:p w14:paraId="6DF9D182" w14:textId="35452FA0" w:rsidR="4DC7AC5F" w:rsidRDefault="4DC7AC5F" w:rsidP="4DC7AC5F">
            <w:pPr>
              <w:spacing w:after="0"/>
              <w:rPr>
                <w:color w:val="000000" w:themeColor="text1"/>
              </w:rPr>
            </w:pPr>
            <w:r w:rsidRPr="40108BF2">
              <w:rPr>
                <w:color w:val="000000" w:themeColor="text1"/>
              </w:rPr>
              <w:t>2,100</w:t>
            </w:r>
          </w:p>
        </w:tc>
        <w:tc>
          <w:tcPr>
            <w:tcW w:w="1110" w:type="dxa"/>
            <w:vAlign w:val="center"/>
          </w:tcPr>
          <w:p w14:paraId="10C63327" w14:textId="04C97B5C" w:rsidR="4DC7AC5F" w:rsidRDefault="4DC7AC5F" w:rsidP="4DC7AC5F">
            <w:pPr>
              <w:spacing w:after="0"/>
              <w:rPr>
                <w:color w:val="000000" w:themeColor="text1"/>
              </w:rPr>
            </w:pPr>
            <w:r w:rsidRPr="40108BF2">
              <w:rPr>
                <w:color w:val="000000" w:themeColor="text1"/>
              </w:rPr>
              <w:t>15%</w:t>
            </w:r>
          </w:p>
        </w:tc>
        <w:tc>
          <w:tcPr>
            <w:tcW w:w="975" w:type="dxa"/>
            <w:vAlign w:val="center"/>
          </w:tcPr>
          <w:p w14:paraId="0654683C" w14:textId="1EAF9DBE" w:rsidR="4DC7AC5F" w:rsidRDefault="4DC7AC5F" w:rsidP="4DC7AC5F">
            <w:pPr>
              <w:spacing w:after="0"/>
              <w:rPr>
                <w:color w:val="000000" w:themeColor="text1"/>
              </w:rPr>
            </w:pPr>
            <w:r w:rsidRPr="40108BF2">
              <w:rPr>
                <w:color w:val="000000" w:themeColor="text1"/>
              </w:rPr>
              <w:t>1,000</w:t>
            </w:r>
          </w:p>
        </w:tc>
        <w:tc>
          <w:tcPr>
            <w:tcW w:w="1290" w:type="dxa"/>
            <w:vAlign w:val="center"/>
          </w:tcPr>
          <w:p w14:paraId="7F607BFD" w14:textId="2C7ECEC4" w:rsidR="4DC7AC5F" w:rsidRDefault="4DC7AC5F" w:rsidP="4DC7AC5F">
            <w:pPr>
              <w:spacing w:after="0"/>
              <w:rPr>
                <w:color w:val="000000" w:themeColor="text1"/>
              </w:rPr>
            </w:pPr>
            <w:r w:rsidRPr="40108BF2">
              <w:rPr>
                <w:color w:val="000000" w:themeColor="text1"/>
              </w:rPr>
              <w:t>2,055</w:t>
            </w:r>
          </w:p>
        </w:tc>
        <w:tc>
          <w:tcPr>
            <w:tcW w:w="1006" w:type="dxa"/>
            <w:vAlign w:val="center"/>
          </w:tcPr>
          <w:p w14:paraId="51957ACF" w14:textId="2B2EF23E" w:rsidR="4DC7AC5F" w:rsidRDefault="4DC7AC5F" w:rsidP="4DC7AC5F">
            <w:pPr>
              <w:spacing w:after="0"/>
              <w:rPr>
                <w:color w:val="000000" w:themeColor="text1"/>
              </w:rPr>
            </w:pPr>
            <w:r w:rsidRPr="40108BF2">
              <w:rPr>
                <w:color w:val="000000" w:themeColor="text1"/>
              </w:rPr>
              <w:t>-45</w:t>
            </w:r>
          </w:p>
        </w:tc>
        <w:tc>
          <w:tcPr>
            <w:tcW w:w="1342" w:type="dxa"/>
            <w:vAlign w:val="center"/>
          </w:tcPr>
          <w:p w14:paraId="430C91C6" w14:textId="539BAB99" w:rsidR="4DC7AC5F" w:rsidRDefault="4DC7AC5F" w:rsidP="4DC7AC5F">
            <w:pPr>
              <w:spacing w:after="0"/>
              <w:rPr>
                <w:color w:val="000000" w:themeColor="text1"/>
              </w:rPr>
            </w:pPr>
            <w:r w:rsidRPr="40108BF2">
              <w:rPr>
                <w:color w:val="000000" w:themeColor="text1"/>
              </w:rPr>
              <w:t>1,055</w:t>
            </w:r>
          </w:p>
        </w:tc>
      </w:tr>
      <w:tr w:rsidR="4DC7AC5F" w14:paraId="3F8DC3B8" w14:textId="77777777" w:rsidTr="78C6954E">
        <w:trPr>
          <w:trHeight w:val="300"/>
        </w:trPr>
        <w:tc>
          <w:tcPr>
            <w:tcW w:w="573" w:type="dxa"/>
            <w:vAlign w:val="center"/>
          </w:tcPr>
          <w:p w14:paraId="721C3DCE" w14:textId="2F75ADD0" w:rsidR="4DC7AC5F" w:rsidRDefault="4DC7AC5F" w:rsidP="4DC7AC5F">
            <w:pPr>
              <w:spacing w:after="0"/>
              <w:rPr>
                <w:color w:val="000000" w:themeColor="text1"/>
              </w:rPr>
            </w:pPr>
            <w:r w:rsidRPr="40108BF2">
              <w:rPr>
                <w:color w:val="000000" w:themeColor="text1"/>
              </w:rPr>
              <w:t>2</w:t>
            </w:r>
          </w:p>
        </w:tc>
        <w:tc>
          <w:tcPr>
            <w:tcW w:w="1245" w:type="dxa"/>
            <w:vAlign w:val="center"/>
          </w:tcPr>
          <w:p w14:paraId="042ECB69" w14:textId="04C18559" w:rsidR="4DC7AC5F" w:rsidRDefault="4DC7AC5F" w:rsidP="4DC7AC5F">
            <w:pPr>
              <w:spacing w:after="0"/>
              <w:rPr>
                <w:color w:val="000000" w:themeColor="text1"/>
              </w:rPr>
            </w:pPr>
            <w:r w:rsidRPr="40108BF2">
              <w:rPr>
                <w:color w:val="000000" w:themeColor="text1"/>
              </w:rPr>
              <w:t>23.4%</w:t>
            </w:r>
          </w:p>
        </w:tc>
        <w:tc>
          <w:tcPr>
            <w:tcW w:w="1245" w:type="dxa"/>
            <w:vAlign w:val="center"/>
          </w:tcPr>
          <w:p w14:paraId="12A37045" w14:textId="09490F26" w:rsidR="4DC7AC5F" w:rsidRDefault="4DC7AC5F" w:rsidP="4DC7AC5F">
            <w:pPr>
              <w:spacing w:after="0"/>
              <w:rPr>
                <w:color w:val="000000" w:themeColor="text1"/>
              </w:rPr>
            </w:pPr>
            <w:r w:rsidRPr="40108BF2">
              <w:rPr>
                <w:color w:val="000000" w:themeColor="text1"/>
              </w:rPr>
              <w:t>3,700</w:t>
            </w:r>
          </w:p>
        </w:tc>
        <w:tc>
          <w:tcPr>
            <w:tcW w:w="1110" w:type="dxa"/>
            <w:vAlign w:val="center"/>
          </w:tcPr>
          <w:p w14:paraId="476A6CC5" w14:textId="299443B0" w:rsidR="4DC7AC5F" w:rsidRDefault="4DC7AC5F" w:rsidP="4DC7AC5F">
            <w:pPr>
              <w:spacing w:after="0"/>
              <w:rPr>
                <w:color w:val="000000" w:themeColor="text1"/>
              </w:rPr>
            </w:pPr>
            <w:r w:rsidRPr="40108BF2">
              <w:rPr>
                <w:color w:val="000000" w:themeColor="text1"/>
              </w:rPr>
              <w:t>30%</w:t>
            </w:r>
          </w:p>
        </w:tc>
        <w:tc>
          <w:tcPr>
            <w:tcW w:w="975" w:type="dxa"/>
            <w:vAlign w:val="center"/>
          </w:tcPr>
          <w:p w14:paraId="5A589C7E" w14:textId="575FFB96" w:rsidR="4DC7AC5F" w:rsidRDefault="4DC7AC5F" w:rsidP="4DC7AC5F">
            <w:pPr>
              <w:spacing w:after="0"/>
              <w:rPr>
                <w:color w:val="000000" w:themeColor="text1"/>
              </w:rPr>
            </w:pPr>
            <w:r w:rsidRPr="40108BF2">
              <w:rPr>
                <w:color w:val="000000" w:themeColor="text1"/>
              </w:rPr>
              <w:t>2,500</w:t>
            </w:r>
          </w:p>
        </w:tc>
        <w:tc>
          <w:tcPr>
            <w:tcW w:w="1290" w:type="dxa"/>
            <w:vAlign w:val="center"/>
          </w:tcPr>
          <w:p w14:paraId="321711FB" w14:textId="7D20A5B5" w:rsidR="4DC7AC5F" w:rsidRDefault="4DC7AC5F" w:rsidP="4DC7AC5F">
            <w:pPr>
              <w:spacing w:after="0"/>
              <w:rPr>
                <w:color w:val="000000" w:themeColor="text1"/>
              </w:rPr>
            </w:pPr>
            <w:r w:rsidRPr="40108BF2">
              <w:rPr>
                <w:color w:val="000000" w:themeColor="text1"/>
              </w:rPr>
              <w:t>4,110</w:t>
            </w:r>
          </w:p>
        </w:tc>
        <w:tc>
          <w:tcPr>
            <w:tcW w:w="1006" w:type="dxa"/>
            <w:vAlign w:val="center"/>
          </w:tcPr>
          <w:p w14:paraId="47D24D93" w14:textId="7409F27E" w:rsidR="4DC7AC5F" w:rsidRDefault="4DC7AC5F" w:rsidP="4DC7AC5F">
            <w:pPr>
              <w:spacing w:after="0"/>
              <w:rPr>
                <w:color w:val="000000" w:themeColor="text1"/>
              </w:rPr>
            </w:pPr>
            <w:r w:rsidRPr="40108BF2">
              <w:rPr>
                <w:color w:val="000000" w:themeColor="text1"/>
              </w:rPr>
              <w:t>410</w:t>
            </w:r>
          </w:p>
        </w:tc>
        <w:tc>
          <w:tcPr>
            <w:tcW w:w="1342" w:type="dxa"/>
            <w:vAlign w:val="center"/>
          </w:tcPr>
          <w:p w14:paraId="47E62BD2" w14:textId="1E479601" w:rsidR="4DC7AC5F" w:rsidRDefault="4DC7AC5F" w:rsidP="4DC7AC5F">
            <w:pPr>
              <w:spacing w:after="0"/>
              <w:rPr>
                <w:color w:val="000000" w:themeColor="text1"/>
              </w:rPr>
            </w:pPr>
            <w:r w:rsidRPr="40108BF2">
              <w:rPr>
                <w:color w:val="000000" w:themeColor="text1"/>
              </w:rPr>
              <w:t>1,610</w:t>
            </w:r>
          </w:p>
        </w:tc>
      </w:tr>
      <w:tr w:rsidR="4DC7AC5F" w14:paraId="38CC1E2D" w14:textId="77777777" w:rsidTr="78C6954E">
        <w:trPr>
          <w:trHeight w:val="300"/>
        </w:trPr>
        <w:tc>
          <w:tcPr>
            <w:tcW w:w="573" w:type="dxa"/>
            <w:vAlign w:val="center"/>
          </w:tcPr>
          <w:p w14:paraId="3DE82ED1" w14:textId="699A5021" w:rsidR="4DC7AC5F" w:rsidRDefault="4DC7AC5F" w:rsidP="4DC7AC5F">
            <w:pPr>
              <w:spacing w:after="0"/>
              <w:rPr>
                <w:color w:val="000000" w:themeColor="text1"/>
              </w:rPr>
            </w:pPr>
            <w:r w:rsidRPr="40108BF2">
              <w:rPr>
                <w:color w:val="000000" w:themeColor="text1"/>
              </w:rPr>
              <w:t>3</w:t>
            </w:r>
          </w:p>
        </w:tc>
        <w:tc>
          <w:tcPr>
            <w:tcW w:w="1245" w:type="dxa"/>
            <w:vAlign w:val="center"/>
          </w:tcPr>
          <w:p w14:paraId="0B66CA58" w14:textId="5A360401" w:rsidR="4DC7AC5F" w:rsidRDefault="4DC7AC5F" w:rsidP="4DC7AC5F">
            <w:pPr>
              <w:spacing w:after="0"/>
              <w:rPr>
                <w:color w:val="000000" w:themeColor="text1"/>
              </w:rPr>
            </w:pPr>
            <w:r w:rsidRPr="40108BF2">
              <w:rPr>
                <w:color w:val="000000" w:themeColor="text1"/>
              </w:rPr>
              <w:t>35.7%</w:t>
            </w:r>
          </w:p>
        </w:tc>
        <w:tc>
          <w:tcPr>
            <w:tcW w:w="1245" w:type="dxa"/>
            <w:vAlign w:val="center"/>
          </w:tcPr>
          <w:p w14:paraId="2CC8E2F8" w14:textId="2F68E250" w:rsidR="4DC7AC5F" w:rsidRDefault="4DC7AC5F" w:rsidP="4DC7AC5F">
            <w:pPr>
              <w:spacing w:after="0"/>
              <w:rPr>
                <w:color w:val="000000" w:themeColor="text1"/>
              </w:rPr>
            </w:pPr>
            <w:r w:rsidRPr="40108BF2">
              <w:rPr>
                <w:color w:val="000000" w:themeColor="text1"/>
              </w:rPr>
              <w:t>5,300</w:t>
            </w:r>
          </w:p>
        </w:tc>
        <w:tc>
          <w:tcPr>
            <w:tcW w:w="1110" w:type="dxa"/>
            <w:vAlign w:val="center"/>
          </w:tcPr>
          <w:p w14:paraId="279E15C2" w14:textId="08EA99A9" w:rsidR="4DC7AC5F" w:rsidRDefault="4DC7AC5F" w:rsidP="4DC7AC5F">
            <w:pPr>
              <w:spacing w:after="0"/>
              <w:rPr>
                <w:color w:val="000000" w:themeColor="text1"/>
              </w:rPr>
            </w:pPr>
            <w:r w:rsidRPr="40108BF2">
              <w:rPr>
                <w:color w:val="000000" w:themeColor="text1"/>
              </w:rPr>
              <w:t>45%</w:t>
            </w:r>
          </w:p>
        </w:tc>
        <w:tc>
          <w:tcPr>
            <w:tcW w:w="975" w:type="dxa"/>
            <w:vAlign w:val="center"/>
          </w:tcPr>
          <w:p w14:paraId="0374ECDC" w14:textId="0F8A5993" w:rsidR="4DC7AC5F" w:rsidRDefault="4DC7AC5F" w:rsidP="4DC7AC5F">
            <w:pPr>
              <w:spacing w:after="0"/>
              <w:rPr>
                <w:color w:val="000000" w:themeColor="text1"/>
              </w:rPr>
            </w:pPr>
            <w:r w:rsidRPr="40108BF2">
              <w:rPr>
                <w:color w:val="000000" w:themeColor="text1"/>
              </w:rPr>
              <w:t>4,500</w:t>
            </w:r>
          </w:p>
        </w:tc>
        <w:tc>
          <w:tcPr>
            <w:tcW w:w="1290" w:type="dxa"/>
            <w:vAlign w:val="center"/>
          </w:tcPr>
          <w:p w14:paraId="249F3B79" w14:textId="56761796" w:rsidR="4DC7AC5F" w:rsidRDefault="4DC7AC5F" w:rsidP="4DC7AC5F">
            <w:pPr>
              <w:spacing w:after="0"/>
              <w:rPr>
                <w:color w:val="000000" w:themeColor="text1"/>
              </w:rPr>
            </w:pPr>
            <w:r w:rsidRPr="40108BF2">
              <w:rPr>
                <w:color w:val="000000" w:themeColor="text1"/>
              </w:rPr>
              <w:t>6,165</w:t>
            </w:r>
          </w:p>
        </w:tc>
        <w:tc>
          <w:tcPr>
            <w:tcW w:w="1006" w:type="dxa"/>
            <w:vAlign w:val="center"/>
          </w:tcPr>
          <w:p w14:paraId="1C3C7759" w14:textId="27B54C0C" w:rsidR="4DC7AC5F" w:rsidRDefault="4DC7AC5F" w:rsidP="4DC7AC5F">
            <w:pPr>
              <w:spacing w:after="0"/>
              <w:rPr>
                <w:color w:val="000000" w:themeColor="text1"/>
              </w:rPr>
            </w:pPr>
            <w:r w:rsidRPr="40108BF2">
              <w:rPr>
                <w:color w:val="000000" w:themeColor="text1"/>
              </w:rPr>
              <w:t>865</w:t>
            </w:r>
          </w:p>
        </w:tc>
        <w:tc>
          <w:tcPr>
            <w:tcW w:w="1342" w:type="dxa"/>
            <w:vAlign w:val="center"/>
          </w:tcPr>
          <w:p w14:paraId="0464E5CA" w14:textId="177B0EC5" w:rsidR="4DC7AC5F" w:rsidRDefault="4DC7AC5F" w:rsidP="4DC7AC5F">
            <w:pPr>
              <w:spacing w:after="0"/>
              <w:rPr>
                <w:color w:val="000000" w:themeColor="text1"/>
              </w:rPr>
            </w:pPr>
            <w:r w:rsidRPr="40108BF2">
              <w:rPr>
                <w:color w:val="000000" w:themeColor="text1"/>
              </w:rPr>
              <w:t>1,665</w:t>
            </w:r>
          </w:p>
        </w:tc>
      </w:tr>
      <w:tr w:rsidR="4DC7AC5F" w14:paraId="4C140F97" w14:textId="77777777" w:rsidTr="78C6954E">
        <w:trPr>
          <w:trHeight w:val="300"/>
        </w:trPr>
        <w:tc>
          <w:tcPr>
            <w:tcW w:w="573" w:type="dxa"/>
            <w:vAlign w:val="center"/>
          </w:tcPr>
          <w:p w14:paraId="1D370FA4" w14:textId="73E0841D" w:rsidR="4DC7AC5F" w:rsidRDefault="4DC7AC5F" w:rsidP="4DC7AC5F">
            <w:pPr>
              <w:spacing w:after="0"/>
              <w:rPr>
                <w:color w:val="000000" w:themeColor="text1"/>
              </w:rPr>
            </w:pPr>
            <w:r w:rsidRPr="40108BF2">
              <w:rPr>
                <w:color w:val="000000" w:themeColor="text1"/>
              </w:rPr>
              <w:t>4</w:t>
            </w:r>
          </w:p>
        </w:tc>
        <w:tc>
          <w:tcPr>
            <w:tcW w:w="1245" w:type="dxa"/>
            <w:vAlign w:val="center"/>
          </w:tcPr>
          <w:p w14:paraId="240F7007" w14:textId="5739CFD9" w:rsidR="4DC7AC5F" w:rsidRDefault="4DC7AC5F" w:rsidP="4DC7AC5F">
            <w:pPr>
              <w:spacing w:after="0"/>
              <w:rPr>
                <w:color w:val="000000" w:themeColor="text1"/>
              </w:rPr>
            </w:pPr>
            <w:r w:rsidRPr="40108BF2">
              <w:rPr>
                <w:color w:val="000000" w:themeColor="text1"/>
              </w:rPr>
              <w:t>51.6%</w:t>
            </w:r>
          </w:p>
        </w:tc>
        <w:tc>
          <w:tcPr>
            <w:tcW w:w="1245" w:type="dxa"/>
            <w:vAlign w:val="center"/>
          </w:tcPr>
          <w:p w14:paraId="339457F2" w14:textId="0D055AAC" w:rsidR="4DC7AC5F" w:rsidRDefault="4DC7AC5F" w:rsidP="4DC7AC5F">
            <w:pPr>
              <w:spacing w:after="0"/>
              <w:rPr>
                <w:color w:val="000000" w:themeColor="text1"/>
              </w:rPr>
            </w:pPr>
            <w:r w:rsidRPr="40108BF2">
              <w:rPr>
                <w:color w:val="000000" w:themeColor="text1"/>
              </w:rPr>
              <w:t>7,500</w:t>
            </w:r>
          </w:p>
        </w:tc>
        <w:tc>
          <w:tcPr>
            <w:tcW w:w="1110" w:type="dxa"/>
            <w:vAlign w:val="center"/>
          </w:tcPr>
          <w:p w14:paraId="390CCF45" w14:textId="752A39EB" w:rsidR="4DC7AC5F" w:rsidRDefault="4DC7AC5F" w:rsidP="4DC7AC5F">
            <w:pPr>
              <w:spacing w:after="0"/>
              <w:rPr>
                <w:color w:val="000000" w:themeColor="text1"/>
              </w:rPr>
            </w:pPr>
            <w:r w:rsidRPr="40108BF2">
              <w:rPr>
                <w:color w:val="000000" w:themeColor="text1"/>
              </w:rPr>
              <w:t>65%</w:t>
            </w:r>
          </w:p>
        </w:tc>
        <w:tc>
          <w:tcPr>
            <w:tcW w:w="975" w:type="dxa"/>
            <w:vAlign w:val="center"/>
          </w:tcPr>
          <w:p w14:paraId="48889CAD" w14:textId="4D65BC8D" w:rsidR="4DC7AC5F" w:rsidRDefault="4DC7AC5F" w:rsidP="4DC7AC5F">
            <w:pPr>
              <w:spacing w:after="0"/>
              <w:rPr>
                <w:color w:val="000000" w:themeColor="text1"/>
              </w:rPr>
            </w:pPr>
            <w:r w:rsidRPr="40108BF2">
              <w:rPr>
                <w:color w:val="000000" w:themeColor="text1"/>
              </w:rPr>
              <w:t>6,200</w:t>
            </w:r>
          </w:p>
        </w:tc>
        <w:tc>
          <w:tcPr>
            <w:tcW w:w="1290" w:type="dxa"/>
            <w:vAlign w:val="center"/>
          </w:tcPr>
          <w:p w14:paraId="6580EE36" w14:textId="5DBC9CFD" w:rsidR="4DC7AC5F" w:rsidRDefault="4DC7AC5F" w:rsidP="4DC7AC5F">
            <w:pPr>
              <w:spacing w:after="0"/>
              <w:rPr>
                <w:color w:val="000000" w:themeColor="text1"/>
              </w:rPr>
            </w:pPr>
            <w:r w:rsidRPr="40108BF2">
              <w:rPr>
                <w:color w:val="000000" w:themeColor="text1"/>
              </w:rPr>
              <w:t>8,905</w:t>
            </w:r>
          </w:p>
        </w:tc>
        <w:tc>
          <w:tcPr>
            <w:tcW w:w="1006" w:type="dxa"/>
            <w:vAlign w:val="center"/>
          </w:tcPr>
          <w:p w14:paraId="4EED9187" w14:textId="60E2B90A" w:rsidR="4DC7AC5F" w:rsidRDefault="4DC7AC5F" w:rsidP="4DC7AC5F">
            <w:pPr>
              <w:spacing w:after="0"/>
              <w:rPr>
                <w:color w:val="000000" w:themeColor="text1"/>
              </w:rPr>
            </w:pPr>
            <w:r w:rsidRPr="40108BF2">
              <w:rPr>
                <w:color w:val="000000" w:themeColor="text1"/>
              </w:rPr>
              <w:t>1,405</w:t>
            </w:r>
          </w:p>
        </w:tc>
        <w:tc>
          <w:tcPr>
            <w:tcW w:w="1342" w:type="dxa"/>
            <w:vAlign w:val="center"/>
          </w:tcPr>
          <w:p w14:paraId="52C9502C" w14:textId="1D40647E" w:rsidR="4DC7AC5F" w:rsidRDefault="4DC7AC5F" w:rsidP="4DC7AC5F">
            <w:pPr>
              <w:spacing w:after="0"/>
              <w:rPr>
                <w:color w:val="000000" w:themeColor="text1"/>
              </w:rPr>
            </w:pPr>
            <w:r w:rsidRPr="40108BF2">
              <w:rPr>
                <w:color w:val="000000" w:themeColor="text1"/>
              </w:rPr>
              <w:t>2,705</w:t>
            </w:r>
          </w:p>
        </w:tc>
      </w:tr>
      <w:tr w:rsidR="4DC7AC5F" w14:paraId="2FDEE4B6" w14:textId="77777777" w:rsidTr="78C6954E">
        <w:trPr>
          <w:trHeight w:val="300"/>
        </w:trPr>
        <w:tc>
          <w:tcPr>
            <w:tcW w:w="573" w:type="dxa"/>
            <w:vAlign w:val="center"/>
          </w:tcPr>
          <w:p w14:paraId="1890BFD6" w14:textId="0B892DE8" w:rsidR="4DC7AC5F" w:rsidRDefault="4DC7AC5F" w:rsidP="4DC7AC5F">
            <w:pPr>
              <w:spacing w:after="0"/>
              <w:rPr>
                <w:color w:val="000000" w:themeColor="text1"/>
              </w:rPr>
            </w:pPr>
            <w:r w:rsidRPr="40108BF2">
              <w:rPr>
                <w:color w:val="000000" w:themeColor="text1"/>
              </w:rPr>
              <w:t>5</w:t>
            </w:r>
          </w:p>
        </w:tc>
        <w:tc>
          <w:tcPr>
            <w:tcW w:w="1245" w:type="dxa"/>
            <w:vAlign w:val="center"/>
          </w:tcPr>
          <w:p w14:paraId="4C414487" w14:textId="18AB3FB4" w:rsidR="4DC7AC5F" w:rsidRDefault="4DC7AC5F" w:rsidP="4DC7AC5F">
            <w:pPr>
              <w:spacing w:after="0"/>
              <w:rPr>
                <w:color w:val="000000" w:themeColor="text1"/>
              </w:rPr>
            </w:pPr>
            <w:r w:rsidRPr="40108BF2">
              <w:rPr>
                <w:color w:val="000000" w:themeColor="text1"/>
              </w:rPr>
              <w:t>67.1%</w:t>
            </w:r>
          </w:p>
        </w:tc>
        <w:tc>
          <w:tcPr>
            <w:tcW w:w="1245" w:type="dxa"/>
            <w:vAlign w:val="center"/>
          </w:tcPr>
          <w:p w14:paraId="41B05FE0" w14:textId="5D9CD333" w:rsidR="4DC7AC5F" w:rsidRDefault="4DC7AC5F" w:rsidP="4DC7AC5F">
            <w:pPr>
              <w:spacing w:after="0"/>
              <w:rPr>
                <w:color w:val="000000" w:themeColor="text1"/>
              </w:rPr>
            </w:pPr>
            <w:r w:rsidRPr="40108BF2">
              <w:rPr>
                <w:color w:val="000000" w:themeColor="text1"/>
              </w:rPr>
              <w:t>9,700</w:t>
            </w:r>
          </w:p>
        </w:tc>
        <w:tc>
          <w:tcPr>
            <w:tcW w:w="1110" w:type="dxa"/>
            <w:vAlign w:val="center"/>
          </w:tcPr>
          <w:p w14:paraId="5BEEC348" w14:textId="5FA5307D" w:rsidR="4DC7AC5F" w:rsidRDefault="4DC7AC5F" w:rsidP="4DC7AC5F">
            <w:pPr>
              <w:spacing w:after="0"/>
              <w:rPr>
                <w:color w:val="000000" w:themeColor="text1"/>
              </w:rPr>
            </w:pPr>
            <w:r w:rsidRPr="40108BF2">
              <w:rPr>
                <w:color w:val="000000" w:themeColor="text1"/>
              </w:rPr>
              <w:t>80%</w:t>
            </w:r>
          </w:p>
        </w:tc>
        <w:tc>
          <w:tcPr>
            <w:tcW w:w="975" w:type="dxa"/>
            <w:vAlign w:val="center"/>
          </w:tcPr>
          <w:p w14:paraId="11CFB683" w14:textId="76DFB648" w:rsidR="4DC7AC5F" w:rsidRDefault="4DC7AC5F" w:rsidP="4DC7AC5F">
            <w:pPr>
              <w:spacing w:after="0"/>
              <w:rPr>
                <w:color w:val="000000" w:themeColor="text1"/>
              </w:rPr>
            </w:pPr>
            <w:r w:rsidRPr="40108BF2">
              <w:rPr>
                <w:color w:val="000000" w:themeColor="text1"/>
              </w:rPr>
              <w:t>8,000</w:t>
            </w:r>
          </w:p>
        </w:tc>
        <w:tc>
          <w:tcPr>
            <w:tcW w:w="1290" w:type="dxa"/>
            <w:vAlign w:val="center"/>
          </w:tcPr>
          <w:p w14:paraId="3BC35987" w14:textId="7C6971CA" w:rsidR="4DC7AC5F" w:rsidRDefault="4DC7AC5F" w:rsidP="4DC7AC5F">
            <w:pPr>
              <w:spacing w:after="0"/>
              <w:rPr>
                <w:color w:val="000000" w:themeColor="text1"/>
              </w:rPr>
            </w:pPr>
            <w:r w:rsidRPr="40108BF2">
              <w:rPr>
                <w:color w:val="000000" w:themeColor="text1"/>
              </w:rPr>
              <w:t>10,960</w:t>
            </w:r>
          </w:p>
        </w:tc>
        <w:tc>
          <w:tcPr>
            <w:tcW w:w="1006" w:type="dxa"/>
            <w:vAlign w:val="center"/>
          </w:tcPr>
          <w:p w14:paraId="206FBC7A" w14:textId="793F44F7" w:rsidR="4DC7AC5F" w:rsidRDefault="4DC7AC5F" w:rsidP="4DC7AC5F">
            <w:pPr>
              <w:spacing w:after="0"/>
              <w:rPr>
                <w:color w:val="000000" w:themeColor="text1"/>
              </w:rPr>
            </w:pPr>
            <w:r w:rsidRPr="40108BF2">
              <w:rPr>
                <w:color w:val="000000" w:themeColor="text1"/>
              </w:rPr>
              <w:t>1,260</w:t>
            </w:r>
          </w:p>
        </w:tc>
        <w:tc>
          <w:tcPr>
            <w:tcW w:w="1342" w:type="dxa"/>
            <w:vAlign w:val="center"/>
          </w:tcPr>
          <w:p w14:paraId="2D3C5DEE" w14:textId="51B94340" w:rsidR="4DC7AC5F" w:rsidRDefault="4DC7AC5F" w:rsidP="4DC7AC5F">
            <w:pPr>
              <w:spacing w:after="0"/>
              <w:rPr>
                <w:color w:val="000000" w:themeColor="text1"/>
              </w:rPr>
            </w:pPr>
            <w:r w:rsidRPr="40108BF2">
              <w:rPr>
                <w:color w:val="000000" w:themeColor="text1"/>
              </w:rPr>
              <w:t>2,960</w:t>
            </w:r>
          </w:p>
        </w:tc>
      </w:tr>
      <w:tr w:rsidR="4DC7AC5F" w14:paraId="60286B08" w14:textId="77777777" w:rsidTr="78C6954E">
        <w:trPr>
          <w:trHeight w:val="300"/>
        </w:trPr>
        <w:tc>
          <w:tcPr>
            <w:tcW w:w="573" w:type="dxa"/>
            <w:vAlign w:val="center"/>
          </w:tcPr>
          <w:p w14:paraId="62B1661D" w14:textId="0A4D07E8" w:rsidR="4DC7AC5F" w:rsidRDefault="4DC7AC5F" w:rsidP="4DC7AC5F">
            <w:pPr>
              <w:spacing w:after="0"/>
              <w:rPr>
                <w:color w:val="000000" w:themeColor="text1"/>
              </w:rPr>
            </w:pPr>
            <w:r w:rsidRPr="40108BF2">
              <w:rPr>
                <w:color w:val="000000" w:themeColor="text1"/>
              </w:rPr>
              <w:t>6</w:t>
            </w:r>
          </w:p>
        </w:tc>
        <w:tc>
          <w:tcPr>
            <w:tcW w:w="1245" w:type="dxa"/>
            <w:vAlign w:val="center"/>
          </w:tcPr>
          <w:p w14:paraId="1A0474F1" w14:textId="16C80D99" w:rsidR="4DC7AC5F" w:rsidRDefault="4DC7AC5F" w:rsidP="4DC7AC5F">
            <w:pPr>
              <w:spacing w:after="0"/>
              <w:rPr>
                <w:color w:val="000000" w:themeColor="text1"/>
              </w:rPr>
            </w:pPr>
            <w:r w:rsidRPr="40108BF2">
              <w:rPr>
                <w:color w:val="000000" w:themeColor="text1"/>
              </w:rPr>
              <w:t>100%</w:t>
            </w:r>
          </w:p>
        </w:tc>
        <w:tc>
          <w:tcPr>
            <w:tcW w:w="1245" w:type="dxa"/>
            <w:vAlign w:val="center"/>
          </w:tcPr>
          <w:p w14:paraId="3DCBC770" w14:textId="15F89B71" w:rsidR="4DC7AC5F" w:rsidRDefault="4DC7AC5F" w:rsidP="4DC7AC5F">
            <w:pPr>
              <w:spacing w:after="0"/>
              <w:rPr>
                <w:color w:val="000000" w:themeColor="text1"/>
              </w:rPr>
            </w:pPr>
            <w:r w:rsidRPr="40108BF2">
              <w:rPr>
                <w:color w:val="000000" w:themeColor="text1"/>
              </w:rPr>
              <w:t>13,700</w:t>
            </w:r>
          </w:p>
        </w:tc>
        <w:tc>
          <w:tcPr>
            <w:tcW w:w="1110" w:type="dxa"/>
            <w:vAlign w:val="center"/>
          </w:tcPr>
          <w:p w14:paraId="128C4771" w14:textId="70B20D29" w:rsidR="4DC7AC5F" w:rsidRDefault="4DC7AC5F" w:rsidP="4DC7AC5F">
            <w:pPr>
              <w:spacing w:after="0"/>
              <w:rPr>
                <w:color w:val="000000" w:themeColor="text1"/>
              </w:rPr>
            </w:pPr>
            <w:r w:rsidRPr="40108BF2">
              <w:rPr>
                <w:color w:val="000000" w:themeColor="text1"/>
              </w:rPr>
              <w:t>95%</w:t>
            </w:r>
          </w:p>
        </w:tc>
        <w:tc>
          <w:tcPr>
            <w:tcW w:w="975" w:type="dxa"/>
            <w:vAlign w:val="center"/>
          </w:tcPr>
          <w:p w14:paraId="4E3941EB" w14:textId="747C808E" w:rsidR="4DC7AC5F" w:rsidRDefault="4DC7AC5F" w:rsidP="4DC7AC5F">
            <w:pPr>
              <w:spacing w:after="0"/>
              <w:rPr>
                <w:color w:val="000000" w:themeColor="text1"/>
              </w:rPr>
            </w:pPr>
            <w:r w:rsidRPr="40108BF2">
              <w:rPr>
                <w:color w:val="000000" w:themeColor="text1"/>
              </w:rPr>
              <w:t>9,700</w:t>
            </w:r>
          </w:p>
        </w:tc>
        <w:tc>
          <w:tcPr>
            <w:tcW w:w="1290" w:type="dxa"/>
            <w:vAlign w:val="center"/>
          </w:tcPr>
          <w:p w14:paraId="39985351" w14:textId="1649E599" w:rsidR="4DC7AC5F" w:rsidRDefault="4DC7AC5F" w:rsidP="4DC7AC5F">
            <w:pPr>
              <w:spacing w:after="0"/>
              <w:rPr>
                <w:color w:val="000000" w:themeColor="text1"/>
              </w:rPr>
            </w:pPr>
            <w:r w:rsidRPr="40108BF2">
              <w:rPr>
                <w:color w:val="000000" w:themeColor="text1"/>
              </w:rPr>
              <w:t>13,015</w:t>
            </w:r>
          </w:p>
        </w:tc>
        <w:tc>
          <w:tcPr>
            <w:tcW w:w="1006" w:type="dxa"/>
            <w:vAlign w:val="center"/>
          </w:tcPr>
          <w:p w14:paraId="6CAFA7E3" w14:textId="58E9CA7E" w:rsidR="4DC7AC5F" w:rsidRDefault="4DC7AC5F" w:rsidP="4DC7AC5F">
            <w:pPr>
              <w:spacing w:after="0"/>
              <w:rPr>
                <w:color w:val="000000" w:themeColor="text1"/>
              </w:rPr>
            </w:pPr>
            <w:r w:rsidRPr="40108BF2">
              <w:rPr>
                <w:color w:val="000000" w:themeColor="text1"/>
              </w:rPr>
              <w:t>-685</w:t>
            </w:r>
          </w:p>
        </w:tc>
        <w:tc>
          <w:tcPr>
            <w:tcW w:w="1342" w:type="dxa"/>
            <w:vAlign w:val="center"/>
          </w:tcPr>
          <w:p w14:paraId="358F50A8" w14:textId="1CFB24F6" w:rsidR="4DC7AC5F" w:rsidRDefault="4DC7AC5F" w:rsidP="4DC7AC5F">
            <w:pPr>
              <w:spacing w:after="0"/>
              <w:rPr>
                <w:color w:val="000000" w:themeColor="text1"/>
              </w:rPr>
            </w:pPr>
            <w:r w:rsidRPr="40108BF2">
              <w:rPr>
                <w:color w:val="000000" w:themeColor="text1"/>
              </w:rPr>
              <w:t>3,315</w:t>
            </w:r>
          </w:p>
        </w:tc>
      </w:tr>
    </w:tbl>
    <w:p w14:paraId="6E9B7F31" w14:textId="5229E5A1" w:rsidR="000E5699" w:rsidRDefault="00283871">
      <w:r>
        <w:br/>
      </w:r>
    </w:p>
    <w:p w14:paraId="31D47571" w14:textId="7C036835" w:rsidR="35E9ED82" w:rsidRDefault="3B3649A4" w:rsidP="095584B5">
      <w:pPr>
        <w:jc w:val="center"/>
        <w:rPr>
          <w:sz w:val="28"/>
          <w:szCs w:val="28"/>
        </w:rPr>
      </w:pPr>
      <w:r>
        <w:rPr>
          <w:noProof/>
        </w:rPr>
        <w:drawing>
          <wp:inline distT="0" distB="0" distL="0" distR="0" wp14:anchorId="6F846304" wp14:editId="29FB8C73">
            <wp:extent cx="5486400" cy="3152775"/>
            <wp:effectExtent l="0" t="0" r="0" b="0"/>
            <wp:docPr id="8752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929" name=""/>
                    <pic:cNvPicPr/>
                  </pic:nvPicPr>
                  <pic:blipFill>
                    <a:blip r:embed="rId28">
                      <a:extLst>
                        <a:ext uri="{28A0092B-C50C-407E-A947-70E740481C1C}">
                          <a14:useLocalDpi xmlns:a14="http://schemas.microsoft.com/office/drawing/2010/main" val="0"/>
                        </a:ext>
                      </a:extLst>
                    </a:blip>
                    <a:stretch>
                      <a:fillRect/>
                    </a:stretch>
                  </pic:blipFill>
                  <pic:spPr>
                    <a:xfrm>
                      <a:off x="0" y="0"/>
                      <a:ext cx="5486400" cy="3152775"/>
                    </a:xfrm>
                    <a:prstGeom prst="rect">
                      <a:avLst/>
                    </a:prstGeom>
                  </pic:spPr>
                </pic:pic>
              </a:graphicData>
            </a:graphic>
          </wp:inline>
        </w:drawing>
      </w:r>
      <w:r w:rsidR="358D2DD4">
        <w:t>Figure 1</w:t>
      </w:r>
      <w:r w:rsidR="00C02A8C">
        <w:t>4</w:t>
      </w:r>
      <w:r w:rsidR="00610A41">
        <w:t xml:space="preserve"> - </w:t>
      </w:r>
      <w:r w:rsidR="358D2DD4">
        <w:t>Planned Value vs Actual Cost vs Earned Value with Overtime Chart</w:t>
      </w:r>
    </w:p>
    <w:p w14:paraId="627F0711" w14:textId="77777777" w:rsidR="00A23B8E" w:rsidRDefault="00A23B8E">
      <w:pPr>
        <w:rPr>
          <w:sz w:val="28"/>
          <w:szCs w:val="28"/>
        </w:rPr>
      </w:pPr>
    </w:p>
    <w:p w14:paraId="12B91536" w14:textId="77777777" w:rsidR="00A23B8E" w:rsidRDefault="00A23B8E">
      <w:pPr>
        <w:rPr>
          <w:sz w:val="28"/>
          <w:szCs w:val="28"/>
        </w:rPr>
      </w:pPr>
    </w:p>
    <w:p w14:paraId="750A381C" w14:textId="38995FF4" w:rsidR="35E9ED82" w:rsidRDefault="165F5700">
      <w:pPr>
        <w:rPr>
          <w:sz w:val="28"/>
          <w:szCs w:val="28"/>
        </w:rPr>
      </w:pPr>
      <w:r w:rsidRPr="095584B5">
        <w:rPr>
          <w:sz w:val="28"/>
          <w:szCs w:val="28"/>
        </w:rPr>
        <w:t>Schedule Results</w:t>
      </w:r>
    </w:p>
    <w:p w14:paraId="085AE879" w14:textId="1C2B2610" w:rsidR="35E9ED82" w:rsidRDefault="35E9ED82" w:rsidP="37044D74">
      <w:r w:rsidRPr="36C504B1">
        <w:t xml:space="preserve">The use of overtime greatly improved the Scheduled Performance Index of the project schedule. While there was a slight inefficiency early in the project, adding just 2 </w:t>
      </w:r>
      <w:proofErr w:type="spellStart"/>
      <w:r w:rsidRPr="36C504B1">
        <w:t>hr</w:t>
      </w:r>
      <w:proofErr w:type="spellEnd"/>
      <w:r w:rsidRPr="36C504B1">
        <w:t>/week per developer in Weeks 4, 5, and 6 brought the team back. In fact, in these weeks, progress was achieved ahead of the planned schedule, which reinforced that overtime can be a productive corrective action. By the end of the study, a small inefficiency remained, but the remaining lag will be easy to address and remediate with only minor additional effort</w:t>
      </w:r>
    </w:p>
    <w:p w14:paraId="4116D092" w14:textId="1F62D65C" w:rsidR="35E9ED82" w:rsidRDefault="35E9ED82" w:rsidP="37044D74">
      <w:r w:rsidRPr="5EEA41EA">
        <w:rPr>
          <w:sz w:val="28"/>
          <w:szCs w:val="28"/>
        </w:rPr>
        <w:t>Cost Results</w:t>
      </w:r>
      <w:r>
        <w:t xml:space="preserve"> </w:t>
      </w:r>
    </w:p>
    <w:p w14:paraId="05F5B86D" w14:textId="50149E5D" w:rsidR="35E9ED82" w:rsidRDefault="35E9ED82" w:rsidP="3BADDEFB">
      <w:r>
        <w:t>Even with the overtime used, cost performance remains healthy. On a weekly basis through the whole project, actual spending remains under the earned value, and overtime is not likely to exceed the total project budget of $13,700. The project has shown itself to be an effective use of resources and essentially all of the project schedules have shown positive cost variance.</w:t>
      </w:r>
    </w:p>
    <w:p w14:paraId="1EBFCDC1" w14:textId="2D33DB05" w:rsidR="35E9ED82" w:rsidRPr="002827D9" w:rsidRDefault="002827D9" w:rsidP="002827D9">
      <w:pPr>
        <w:pStyle w:val="Heading2"/>
        <w:rPr>
          <w:rFonts w:asciiTheme="minorHAnsi" w:hAnsiTheme="minorHAnsi"/>
        </w:rPr>
      </w:pPr>
      <w:bookmarkStart w:id="22" w:name="_Toc214049137"/>
      <w:r w:rsidRPr="002827D9">
        <w:rPr>
          <w:rFonts w:asciiTheme="minorHAnsi" w:eastAsia="Cambria" w:hAnsiTheme="minorHAnsi" w:cs="Cambria"/>
        </w:rPr>
        <w:t xml:space="preserve">5.1 </w:t>
      </w:r>
      <w:r w:rsidR="1EB947AD" w:rsidRPr="002827D9">
        <w:rPr>
          <w:rFonts w:asciiTheme="minorHAnsi" w:eastAsia="Cambria" w:hAnsiTheme="minorHAnsi" w:cs="Cambria"/>
        </w:rPr>
        <w:t>Adjustments Made</w:t>
      </w:r>
      <w:bookmarkEnd w:id="22"/>
    </w:p>
    <w:p w14:paraId="78A7B38C" w14:textId="5C2AF2F6" w:rsidR="35E9ED82" w:rsidRDefault="1EB947AD" w:rsidP="3BADDEFB">
      <w:pPr>
        <w:pStyle w:val="ListParagraph"/>
        <w:numPr>
          <w:ilvl w:val="0"/>
          <w:numId w:val="24"/>
        </w:numPr>
        <w:spacing w:before="240" w:after="240"/>
        <w:rPr>
          <w:rFonts w:ascii="Cambria" w:eastAsia="Cambria" w:hAnsi="Cambria" w:cs="Cambria"/>
        </w:rPr>
      </w:pPr>
      <w:r w:rsidRPr="3BADDEFB">
        <w:rPr>
          <w:rFonts w:ascii="Cambria" w:eastAsia="Cambria" w:hAnsi="Cambria" w:cs="Cambria"/>
          <w:b/>
          <w:bCs/>
        </w:rPr>
        <w:t>Overtime Application:</w:t>
      </w:r>
      <w:r w:rsidRPr="3BADDEFB">
        <w:rPr>
          <w:rFonts w:ascii="Cambria" w:eastAsia="Cambria" w:hAnsi="Cambria" w:cs="Cambria"/>
        </w:rPr>
        <w:t xml:space="preserve"> Added 2 hours/week per developer in Weeks 4–6 to accelerate completion of critical tasks.</w:t>
      </w:r>
    </w:p>
    <w:p w14:paraId="6AF711A2" w14:textId="2E86486D" w:rsidR="35E9ED82" w:rsidRDefault="1EB947AD" w:rsidP="3BADDEFB">
      <w:pPr>
        <w:pStyle w:val="ListParagraph"/>
        <w:numPr>
          <w:ilvl w:val="0"/>
          <w:numId w:val="24"/>
        </w:numPr>
        <w:spacing w:before="240" w:after="240"/>
        <w:rPr>
          <w:rFonts w:ascii="Cambria" w:eastAsia="Cambria" w:hAnsi="Cambria" w:cs="Cambria"/>
        </w:rPr>
      </w:pPr>
      <w:r w:rsidRPr="3BADDEFB">
        <w:rPr>
          <w:rFonts w:ascii="Cambria" w:eastAsia="Cambria" w:hAnsi="Cambria" w:cs="Cambria"/>
          <w:b/>
          <w:bCs/>
        </w:rPr>
        <w:t>Task Prioritization:</w:t>
      </w:r>
      <w:r w:rsidRPr="3BADDEFB">
        <w:rPr>
          <w:rFonts w:ascii="Cambria" w:eastAsia="Cambria" w:hAnsi="Cambria" w:cs="Cambria"/>
        </w:rPr>
        <w:t xml:space="preserve"> Focused effort on high-priority and critical-path tasks to maximize schedule efficiency.</w:t>
      </w:r>
    </w:p>
    <w:p w14:paraId="158FFFFF" w14:textId="2A28CC4B" w:rsidR="35E9ED82" w:rsidRDefault="1EB947AD" w:rsidP="3BADDEFB">
      <w:pPr>
        <w:pStyle w:val="ListParagraph"/>
        <w:numPr>
          <w:ilvl w:val="0"/>
          <w:numId w:val="24"/>
        </w:numPr>
        <w:spacing w:before="240" w:after="240"/>
        <w:rPr>
          <w:rFonts w:ascii="Cambria" w:eastAsia="Cambria" w:hAnsi="Cambria" w:cs="Cambria"/>
        </w:rPr>
      </w:pPr>
      <w:r w:rsidRPr="3BADDEFB">
        <w:rPr>
          <w:rFonts w:ascii="Cambria" w:eastAsia="Cambria" w:hAnsi="Cambria" w:cs="Cambria"/>
          <w:b/>
          <w:bCs/>
        </w:rPr>
        <w:t>Monitoring:</w:t>
      </w:r>
      <w:r w:rsidRPr="3BADDEFB">
        <w:rPr>
          <w:rFonts w:ascii="Cambria" w:eastAsia="Cambria" w:hAnsi="Cambria" w:cs="Cambria"/>
        </w:rPr>
        <w:t xml:space="preserve"> Weekly tracking of PV, AC, EV, SV, and CV enabled proactive adjustments and resource allocation.</w:t>
      </w:r>
    </w:p>
    <w:p w14:paraId="5DE7B157" w14:textId="78077E94" w:rsidR="35E9ED82" w:rsidRDefault="1EB947AD" w:rsidP="00FE4C0D">
      <w:pPr>
        <w:spacing w:before="240" w:after="240"/>
      </w:pPr>
      <w:r w:rsidRPr="3BADDEFB">
        <w:rPr>
          <w:rFonts w:ascii="Cambria" w:eastAsia="Cambria" w:hAnsi="Cambria" w:cs="Cambria"/>
          <w:b/>
          <w:bCs/>
        </w:rPr>
        <w:t>Outcome:</w:t>
      </w:r>
      <w:r w:rsidRPr="3BADDEFB">
        <w:rPr>
          <w:rFonts w:ascii="Cambria" w:eastAsia="Cambria" w:hAnsi="Cambria" w:cs="Cambria"/>
        </w:rPr>
        <w:t xml:space="preserve"> Minor lag in the final week can be corrected with small additional effort. Overall, the project is expected to complete on schedule and within budget.</w:t>
      </w:r>
    </w:p>
    <w:p w14:paraId="51C6F558" w14:textId="2D057779" w:rsidR="000E5699" w:rsidRDefault="00283871" w:rsidP="00537B00">
      <w:pPr>
        <w:pStyle w:val="Heading1"/>
      </w:pPr>
      <w:bookmarkStart w:id="23" w:name="_Toc214049138"/>
      <w:r>
        <w:t>6. Working Code on GitHub</w:t>
      </w:r>
      <w:bookmarkEnd w:id="23"/>
    </w:p>
    <w:p w14:paraId="5C99660B" w14:textId="0C746E85" w:rsidR="10143C1C" w:rsidRDefault="13ED055F" w:rsidP="03BDCAA2">
      <w:pPr>
        <w:spacing w:before="240" w:after="240"/>
        <w:rPr>
          <w:rFonts w:ascii="Cambria" w:eastAsia="Cambria" w:hAnsi="Cambria" w:cs="Cambria"/>
        </w:rPr>
      </w:pPr>
      <w:r>
        <w:t xml:space="preserve">The Git repository, found at </w:t>
      </w:r>
      <w:hyperlink r:id="rId29">
        <w:r w:rsidR="10143C1C" w:rsidRPr="3E07EF80">
          <w:rPr>
            <w:rStyle w:val="Hyperlink"/>
            <w:rFonts w:ascii="Cambria" w:eastAsia="Cambria" w:hAnsi="Cambria" w:cs="Cambria"/>
          </w:rPr>
          <w:t>https://github.com/RyanPage-cu/SYSC4805_Project_Repo</w:t>
        </w:r>
      </w:hyperlink>
      <w:r w:rsidR="55AF5167" w:rsidRPr="3E07EF80">
        <w:rPr>
          <w:rFonts w:ascii="Cambria" w:eastAsia="Cambria" w:hAnsi="Cambria" w:cs="Cambria"/>
        </w:rPr>
        <w:t xml:space="preserve"> is used to host </w:t>
      </w:r>
      <w:r w:rsidR="7669B46C" w:rsidRPr="3E07EF80">
        <w:rPr>
          <w:rFonts w:ascii="Cambria" w:eastAsia="Cambria" w:hAnsi="Cambria" w:cs="Cambria"/>
        </w:rPr>
        <w:t xml:space="preserve">and manage the source code. The current structure of the </w:t>
      </w:r>
      <w:r w:rsidR="06989CBF" w:rsidRPr="3E07EF80">
        <w:rPr>
          <w:rFonts w:ascii="Cambria" w:eastAsia="Cambria" w:hAnsi="Cambria" w:cs="Cambria"/>
        </w:rPr>
        <w:t xml:space="preserve">root of the repository </w:t>
      </w:r>
      <w:r w:rsidR="7669B46C" w:rsidRPr="3E07EF80">
        <w:rPr>
          <w:rFonts w:ascii="Cambria" w:eastAsia="Cambria" w:hAnsi="Cambria" w:cs="Cambria"/>
        </w:rPr>
        <w:t xml:space="preserve">contains </w:t>
      </w:r>
      <w:r w:rsidR="6E4544F1" w:rsidRPr="3E07EF80">
        <w:rPr>
          <w:rFonts w:ascii="Cambria" w:eastAsia="Cambria" w:hAnsi="Cambria" w:cs="Cambria"/>
        </w:rPr>
        <w:t>a README, a delivera</w:t>
      </w:r>
      <w:r w:rsidR="488DD126" w:rsidRPr="3E07EF80">
        <w:rPr>
          <w:rFonts w:ascii="Cambria" w:eastAsia="Cambria" w:hAnsi="Cambria" w:cs="Cambria"/>
        </w:rPr>
        <w:t>bles</w:t>
      </w:r>
      <w:r w:rsidR="6C7969F5" w:rsidRPr="3E07EF80">
        <w:rPr>
          <w:rFonts w:ascii="Cambria" w:eastAsia="Cambria" w:hAnsi="Cambria" w:cs="Cambria"/>
        </w:rPr>
        <w:t>/</w:t>
      </w:r>
      <w:r w:rsidR="488DD126" w:rsidRPr="3E07EF80">
        <w:rPr>
          <w:rFonts w:ascii="Cambria" w:eastAsia="Cambria" w:hAnsi="Cambria" w:cs="Cambria"/>
        </w:rPr>
        <w:t xml:space="preserve"> directory, and the </w:t>
      </w:r>
      <w:proofErr w:type="spellStart"/>
      <w:r w:rsidR="488DD126" w:rsidRPr="3E07EF80">
        <w:rPr>
          <w:rFonts w:ascii="Cambria" w:eastAsia="Cambria" w:hAnsi="Cambria" w:cs="Cambria"/>
        </w:rPr>
        <w:t>roboplo</w:t>
      </w:r>
      <w:r w:rsidR="2E2878E5" w:rsidRPr="3E07EF80">
        <w:rPr>
          <w:rFonts w:ascii="Cambria" w:eastAsia="Cambria" w:hAnsi="Cambria" w:cs="Cambria"/>
        </w:rPr>
        <w:t>w</w:t>
      </w:r>
      <w:proofErr w:type="spellEnd"/>
      <w:r w:rsidR="2E2878E5" w:rsidRPr="3E07EF80">
        <w:rPr>
          <w:rFonts w:ascii="Cambria" w:eastAsia="Cambria" w:hAnsi="Cambria" w:cs="Cambria"/>
        </w:rPr>
        <w:t>/</w:t>
      </w:r>
      <w:r w:rsidR="488DD126" w:rsidRPr="3E07EF80">
        <w:rPr>
          <w:rFonts w:ascii="Cambria" w:eastAsia="Cambria" w:hAnsi="Cambria" w:cs="Cambria"/>
        </w:rPr>
        <w:t xml:space="preserve"> directory. The README contains information about the project and setup instructions</w:t>
      </w:r>
      <w:r w:rsidR="004C4FFD" w:rsidRPr="3E07EF80">
        <w:rPr>
          <w:rFonts w:ascii="Cambria" w:eastAsia="Cambria" w:hAnsi="Cambria" w:cs="Cambria"/>
        </w:rPr>
        <w:t>,</w:t>
      </w:r>
      <w:r w:rsidR="488DD126" w:rsidRPr="3E07EF80">
        <w:rPr>
          <w:rFonts w:ascii="Cambria" w:eastAsia="Cambria" w:hAnsi="Cambria" w:cs="Cambria"/>
        </w:rPr>
        <w:t xml:space="preserve"> and the deliverables</w:t>
      </w:r>
      <w:r w:rsidR="0B41E0BB" w:rsidRPr="3E07EF80">
        <w:rPr>
          <w:rFonts w:ascii="Cambria" w:eastAsia="Cambria" w:hAnsi="Cambria" w:cs="Cambria"/>
        </w:rPr>
        <w:t>/</w:t>
      </w:r>
      <w:r w:rsidR="488DD126" w:rsidRPr="3E07EF80">
        <w:rPr>
          <w:rFonts w:ascii="Cambria" w:eastAsia="Cambria" w:hAnsi="Cambria" w:cs="Cambria"/>
        </w:rPr>
        <w:t xml:space="preserve"> directory contains</w:t>
      </w:r>
      <w:r w:rsidR="10B8E441" w:rsidRPr="3E07EF80">
        <w:rPr>
          <w:rFonts w:ascii="Cambria" w:eastAsia="Cambria" w:hAnsi="Cambria" w:cs="Cambria"/>
        </w:rPr>
        <w:t xml:space="preserve"> deliverables of the </w:t>
      </w:r>
      <w:r w:rsidR="77F2B557" w:rsidRPr="3E07EF80">
        <w:rPr>
          <w:rFonts w:ascii="Cambria" w:eastAsia="Cambria" w:hAnsi="Cambria" w:cs="Cambria"/>
        </w:rPr>
        <w:t xml:space="preserve">project (currently contains the </w:t>
      </w:r>
      <w:r w:rsidR="61EEEF43" w:rsidRPr="3E07EF80">
        <w:rPr>
          <w:rFonts w:ascii="Cambria" w:eastAsia="Cambria" w:hAnsi="Cambria" w:cs="Cambria"/>
        </w:rPr>
        <w:t>project proposal only).</w:t>
      </w:r>
    </w:p>
    <w:p w14:paraId="18019FE8" w14:textId="4E3C1422" w:rsidR="61EEEF43" w:rsidRDefault="61EEEF43" w:rsidP="3E07EF80">
      <w:pPr>
        <w:spacing w:before="240" w:after="240"/>
        <w:rPr>
          <w:rFonts w:ascii="Cambria" w:eastAsia="Cambria" w:hAnsi="Cambria" w:cs="Cambria"/>
        </w:rPr>
      </w:pPr>
      <w:r w:rsidRPr="36C504B1">
        <w:rPr>
          <w:rFonts w:ascii="Cambria" w:eastAsia="Cambria" w:hAnsi="Cambria" w:cs="Cambria"/>
        </w:rPr>
        <w:t xml:space="preserve">The </w:t>
      </w:r>
      <w:proofErr w:type="spellStart"/>
      <w:r w:rsidRPr="36C504B1">
        <w:rPr>
          <w:rFonts w:ascii="Cambria" w:eastAsia="Cambria" w:hAnsi="Cambria" w:cs="Cambria"/>
        </w:rPr>
        <w:t>roboplow</w:t>
      </w:r>
      <w:proofErr w:type="spellEnd"/>
      <w:r w:rsidRPr="36C504B1">
        <w:rPr>
          <w:rFonts w:ascii="Cambria" w:eastAsia="Cambria" w:hAnsi="Cambria" w:cs="Cambria"/>
        </w:rPr>
        <w:t xml:space="preserve"> directory contains the source code of the system. The include</w:t>
      </w:r>
      <w:r w:rsidR="4CF787DC" w:rsidRPr="36C504B1">
        <w:rPr>
          <w:rFonts w:ascii="Cambria" w:eastAsia="Cambria" w:hAnsi="Cambria" w:cs="Cambria"/>
        </w:rPr>
        <w:t xml:space="preserve">/ </w:t>
      </w:r>
      <w:r w:rsidRPr="36C504B1">
        <w:rPr>
          <w:rFonts w:ascii="Cambria" w:eastAsia="Cambria" w:hAnsi="Cambria" w:cs="Cambria"/>
        </w:rPr>
        <w:t xml:space="preserve">directory contains header files and would contain any files or libraries that would be included. It currently contains </w:t>
      </w:r>
      <w:r w:rsidR="02E2FF1C" w:rsidRPr="36C504B1">
        <w:rPr>
          <w:rFonts w:ascii="Cambria" w:eastAsia="Cambria" w:hAnsi="Cambria" w:cs="Cambria"/>
        </w:rPr>
        <w:t>sensors.hpp which initializes const</w:t>
      </w:r>
      <w:r w:rsidR="68A578E5" w:rsidRPr="36C504B1">
        <w:rPr>
          <w:rFonts w:ascii="Cambria" w:eastAsia="Cambria" w:hAnsi="Cambria" w:cs="Cambria"/>
        </w:rPr>
        <w:t xml:space="preserve">ants and functions used in the C++ files. The </w:t>
      </w:r>
      <w:r w:rsidR="038660DF" w:rsidRPr="36C504B1">
        <w:rPr>
          <w:rFonts w:ascii="Cambria" w:eastAsia="Cambria" w:hAnsi="Cambria" w:cs="Cambria"/>
        </w:rPr>
        <w:t xml:space="preserve">testing/ directory contains </w:t>
      </w:r>
      <w:r w:rsidR="15C7DF6D" w:rsidRPr="36C504B1">
        <w:rPr>
          <w:rFonts w:ascii="Cambria" w:eastAsia="Cambria" w:hAnsi="Cambria" w:cs="Cambria"/>
        </w:rPr>
        <w:t xml:space="preserve">the unit tests for each of the sensors (distance, line following, motor, and ultrasonic). </w:t>
      </w:r>
    </w:p>
    <w:p w14:paraId="183AAA89" w14:textId="1A75BBEB" w:rsidR="3E07EF80" w:rsidRDefault="6C65D6FF" w:rsidP="3E07EF80">
      <w:pPr>
        <w:spacing w:before="240" w:after="240"/>
        <w:rPr>
          <w:rFonts w:ascii="Cambria" w:eastAsia="Cambria" w:hAnsi="Cambria" w:cs="Cambria"/>
        </w:rPr>
      </w:pPr>
      <w:r w:rsidRPr="36C504B1">
        <w:rPr>
          <w:rFonts w:ascii="Cambria" w:eastAsia="Cambria" w:hAnsi="Cambria" w:cs="Cambria"/>
        </w:rPr>
        <w:t xml:space="preserve">Finally, the main code is in the </w:t>
      </w:r>
      <w:proofErr w:type="spellStart"/>
      <w:r w:rsidRPr="36C504B1">
        <w:rPr>
          <w:rFonts w:ascii="Cambria" w:eastAsia="Cambria" w:hAnsi="Cambria" w:cs="Cambria"/>
        </w:rPr>
        <w:t>roboplow</w:t>
      </w:r>
      <w:proofErr w:type="spellEnd"/>
      <w:r w:rsidRPr="36C504B1">
        <w:rPr>
          <w:rFonts w:ascii="Cambria" w:eastAsia="Cambria" w:hAnsi="Cambria" w:cs="Cambria"/>
        </w:rPr>
        <w:t xml:space="preserve">/ directory, consisting of C++ files for each sensor and the main </w:t>
      </w:r>
      <w:proofErr w:type="spellStart"/>
      <w:r w:rsidRPr="36C504B1">
        <w:rPr>
          <w:rFonts w:ascii="Cambria" w:eastAsia="Cambria" w:hAnsi="Cambria" w:cs="Cambria"/>
        </w:rPr>
        <w:t>roboplow.ino</w:t>
      </w:r>
      <w:proofErr w:type="spellEnd"/>
      <w:r w:rsidRPr="36C504B1">
        <w:rPr>
          <w:rFonts w:ascii="Cambria" w:eastAsia="Cambria" w:hAnsi="Cambria" w:cs="Cambria"/>
        </w:rPr>
        <w:t xml:space="preserve"> file. The C++ files for each sensor defines the constants used in the system</w:t>
      </w:r>
      <w:r w:rsidR="7C84272F" w:rsidRPr="36C504B1">
        <w:rPr>
          <w:rFonts w:ascii="Cambria" w:eastAsia="Cambria" w:hAnsi="Cambria" w:cs="Cambria"/>
        </w:rPr>
        <w:t xml:space="preserve"> (such as pins used for the sensor) and functions used for reading or outputting values</w:t>
      </w:r>
      <w:r w:rsidR="66DA7A0C" w:rsidRPr="36C504B1">
        <w:rPr>
          <w:rFonts w:ascii="Cambria" w:eastAsia="Cambria" w:hAnsi="Cambria" w:cs="Cambria"/>
        </w:rPr>
        <w:t xml:space="preserve">. The main </w:t>
      </w:r>
      <w:proofErr w:type="spellStart"/>
      <w:r w:rsidR="66DA7A0C" w:rsidRPr="36C504B1">
        <w:rPr>
          <w:rFonts w:ascii="Cambria" w:eastAsia="Cambria" w:hAnsi="Cambria" w:cs="Cambria"/>
        </w:rPr>
        <w:t>roboplow.ino</w:t>
      </w:r>
      <w:proofErr w:type="spellEnd"/>
      <w:r w:rsidR="66DA7A0C" w:rsidRPr="36C504B1">
        <w:rPr>
          <w:rFonts w:ascii="Cambria" w:eastAsia="Cambria" w:hAnsi="Cambria" w:cs="Cambria"/>
        </w:rPr>
        <w:t xml:space="preserve"> file contains the main setup and loop logic that will be used </w:t>
      </w:r>
      <w:r w:rsidR="1F968E26" w:rsidRPr="36C504B1">
        <w:rPr>
          <w:rFonts w:ascii="Cambria" w:eastAsia="Cambria" w:hAnsi="Cambria" w:cs="Cambria"/>
        </w:rPr>
        <w:t xml:space="preserve">for the system’s logic. Essentially, this uses the Super Loop design architecture. </w:t>
      </w:r>
    </w:p>
    <w:p w14:paraId="37D44D6B" w14:textId="77FAEF1F" w:rsidR="000E5699" w:rsidRDefault="00283871" w:rsidP="00537B00">
      <w:pPr>
        <w:pStyle w:val="Heading1"/>
      </w:pPr>
      <w:bookmarkStart w:id="24" w:name="_Toc214049139"/>
      <w:r>
        <w:t>7. Unit Testing Results</w:t>
      </w:r>
      <w:bookmarkEnd w:id="24"/>
    </w:p>
    <w:p w14:paraId="1C50A8D3" w14:textId="62042AFF" w:rsidR="132E5230" w:rsidRDefault="4075A89E">
      <w:r>
        <w:t>Testing has been done by creating unit tests that are semi-manual</w:t>
      </w:r>
      <w:r w:rsidR="22895CC5">
        <w:t xml:space="preserve"> with some manual validation</w:t>
      </w:r>
      <w:r>
        <w:t xml:space="preserve">. For each sensor, there are tests to </w:t>
      </w:r>
      <w:r w:rsidR="42692D1C">
        <w:t xml:space="preserve">ensure that it works independently of the system. As their purpose is to serve the system, there is a lot of shared code between the system’s implementation and the unit tests. </w:t>
      </w:r>
      <w:r w:rsidR="215B4FDB">
        <w:t xml:space="preserve">This is mostly notable for the setup of the sensor and arbitrary limits put in place. For example, </w:t>
      </w:r>
      <w:r w:rsidR="5E428E14">
        <w:t>the distance sensors only need to sense objects within a certain range (</w:t>
      </w:r>
      <w:r w:rsidR="5F1DC419">
        <w:t>0-</w:t>
      </w:r>
      <w:r w:rsidR="5E428E14">
        <w:t xml:space="preserve">20cm for the front ultrasonic sensor and </w:t>
      </w:r>
      <w:r w:rsidR="20D45CE9">
        <w:t>0-</w:t>
      </w:r>
      <w:r w:rsidR="5E428E14">
        <w:t>8cm for the side analog distance sensors).</w:t>
      </w:r>
    </w:p>
    <w:p w14:paraId="266F24CA" w14:textId="50216223" w:rsidR="2B34BDF0" w:rsidRDefault="2B34BDF0">
      <w:r>
        <w:t xml:space="preserve">The motor unit test ensures that each motor is working by testing if it can move at different speeds and move forward/backward. It is validated manually by observing the wheels as the test is running. Another part of the validation process is ensuring no errors arise when running the test. </w:t>
      </w:r>
    </w:p>
    <w:p w14:paraId="2EC68658" w14:textId="173FDF82" w:rsidR="6F07E5AE" w:rsidRDefault="2B34BDF0" w:rsidP="4F2C0821">
      <w:pPr>
        <w:jc w:val="center"/>
      </w:pPr>
      <w:r>
        <w:rPr>
          <w:noProof/>
        </w:rPr>
        <w:drawing>
          <wp:inline distT="0" distB="0" distL="0" distR="0" wp14:anchorId="18E6A57C" wp14:editId="04CE5A7A">
            <wp:extent cx="3762375" cy="2447925"/>
            <wp:effectExtent l="0" t="0" r="0" b="0"/>
            <wp:docPr id="1671217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7592" name=""/>
                    <pic:cNvPicPr/>
                  </pic:nvPicPr>
                  <pic:blipFill>
                    <a:blip r:embed="rId30">
                      <a:extLst>
                        <a:ext uri="{28A0092B-C50C-407E-A947-70E740481C1C}">
                          <a14:useLocalDpi xmlns:a14="http://schemas.microsoft.com/office/drawing/2010/main" val="0"/>
                        </a:ext>
                      </a:extLst>
                    </a:blip>
                    <a:stretch>
                      <a:fillRect/>
                    </a:stretch>
                  </pic:blipFill>
                  <pic:spPr>
                    <a:xfrm>
                      <a:off x="0" y="0"/>
                      <a:ext cx="3762375" cy="2447925"/>
                    </a:xfrm>
                    <a:prstGeom prst="rect">
                      <a:avLst/>
                    </a:prstGeom>
                  </pic:spPr>
                </pic:pic>
              </a:graphicData>
            </a:graphic>
          </wp:inline>
        </w:drawing>
      </w:r>
    </w:p>
    <w:p w14:paraId="48BA328A" w14:textId="04F231EA" w:rsidR="2B34BDF0" w:rsidRDefault="2B34BDF0" w:rsidP="4F2C0821">
      <w:pPr>
        <w:jc w:val="center"/>
      </w:pPr>
      <w:r>
        <w:t xml:space="preserve">Figure </w:t>
      </w:r>
      <w:r w:rsidR="00BD3B29">
        <w:t>1</w:t>
      </w:r>
      <w:r w:rsidR="00C02A8C">
        <w:t>5</w:t>
      </w:r>
      <w:r w:rsidR="00610A41">
        <w:t xml:space="preserve"> - </w:t>
      </w:r>
      <w:r>
        <w:t>Motor Unit Test Logs</w:t>
      </w:r>
    </w:p>
    <w:p w14:paraId="63420605" w14:textId="1A9BDFE5" w:rsidR="4F2C0821" w:rsidRDefault="4F2C0821" w:rsidP="4F2C0821"/>
    <w:p w14:paraId="1E69B2B7" w14:textId="37B0134B" w:rsidR="651A326D" w:rsidRDefault="483740B4">
      <w:r>
        <w:t xml:space="preserve">Table </w:t>
      </w:r>
      <w:r w:rsidR="00A23B8E">
        <w:t>2</w:t>
      </w:r>
      <w:r w:rsidR="00610A41">
        <w:t xml:space="preserve"> - </w:t>
      </w:r>
      <w:r>
        <w:t>Motor Unit Tests</w:t>
      </w:r>
    </w:p>
    <w:tbl>
      <w:tblPr>
        <w:tblStyle w:val="PlainTable1"/>
        <w:tblW w:w="0" w:type="auto"/>
        <w:tblLayout w:type="fixed"/>
        <w:tblLook w:val="06A0" w:firstRow="1" w:lastRow="0" w:firstColumn="1" w:lastColumn="0" w:noHBand="1" w:noVBand="1"/>
      </w:tblPr>
      <w:tblGrid>
        <w:gridCol w:w="4320"/>
        <w:gridCol w:w="4320"/>
      </w:tblGrid>
      <w:tr w:rsidR="54D5EF3D" w14:paraId="5F03ED7B" w14:textId="77777777" w:rsidTr="00A23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01C88AF" w14:textId="4175F3A8" w:rsidR="54D5EF3D" w:rsidRDefault="50CCFE4F" w:rsidP="54D5EF3D">
            <w:pPr>
              <w:rPr>
                <w:b w:val="0"/>
              </w:rPr>
            </w:pPr>
            <w:r w:rsidRPr="72EA9229">
              <w:t>Test</w:t>
            </w:r>
          </w:p>
        </w:tc>
        <w:tc>
          <w:tcPr>
            <w:tcW w:w="4320" w:type="dxa"/>
          </w:tcPr>
          <w:p w14:paraId="235746E7" w14:textId="1E70CC7D" w:rsidR="54D5EF3D" w:rsidRDefault="50CCFE4F" w:rsidP="54D5EF3D">
            <w:pPr>
              <w:cnfStyle w:val="100000000000" w:firstRow="1" w:lastRow="0" w:firstColumn="0" w:lastColumn="0" w:oddVBand="0" w:evenVBand="0" w:oddHBand="0" w:evenHBand="0" w:firstRowFirstColumn="0" w:firstRowLastColumn="0" w:lastRowFirstColumn="0" w:lastRowLastColumn="0"/>
              <w:rPr>
                <w:b w:val="0"/>
              </w:rPr>
            </w:pPr>
            <w:r w:rsidRPr="4384E67C">
              <w:t>Outcome</w:t>
            </w:r>
          </w:p>
        </w:tc>
      </w:tr>
      <w:tr w:rsidR="54D5EF3D" w14:paraId="4191DE4B"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3B9C4D3" w14:textId="3AB26483" w:rsidR="54D5EF3D" w:rsidRDefault="50CCFE4F" w:rsidP="54D5EF3D">
            <w:r>
              <w:t>PWM Speed 180</w:t>
            </w:r>
          </w:p>
        </w:tc>
        <w:tc>
          <w:tcPr>
            <w:tcW w:w="4320" w:type="dxa"/>
          </w:tcPr>
          <w:p w14:paraId="61DE1821" w14:textId="1825C19E" w:rsidR="54D5EF3D" w:rsidRDefault="50CCFE4F" w:rsidP="54D5EF3D">
            <w:pPr>
              <w:cnfStyle w:val="000000000000" w:firstRow="0" w:lastRow="0" w:firstColumn="0" w:lastColumn="0" w:oddVBand="0" w:evenVBand="0" w:oddHBand="0" w:evenHBand="0" w:firstRowFirstColumn="0" w:firstRowLastColumn="0" w:lastRowFirstColumn="0" w:lastRowLastColumn="0"/>
            </w:pPr>
            <w:r>
              <w:t>Passed</w:t>
            </w:r>
          </w:p>
        </w:tc>
      </w:tr>
      <w:tr w:rsidR="54D5EF3D" w14:paraId="2540F339"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8B38B7A" w14:textId="65B4FB17" w:rsidR="54D5EF3D" w:rsidRDefault="50CCFE4F" w:rsidP="54D5EF3D">
            <w:r>
              <w:t>PWM Speed 255</w:t>
            </w:r>
          </w:p>
        </w:tc>
        <w:tc>
          <w:tcPr>
            <w:tcW w:w="4320" w:type="dxa"/>
          </w:tcPr>
          <w:p w14:paraId="07A585E6" w14:textId="2308ECF1" w:rsidR="54D5EF3D" w:rsidRDefault="50CCFE4F" w:rsidP="54D5EF3D">
            <w:pPr>
              <w:cnfStyle w:val="000000000000" w:firstRow="0" w:lastRow="0" w:firstColumn="0" w:lastColumn="0" w:oddVBand="0" w:evenVBand="0" w:oddHBand="0" w:evenHBand="0" w:firstRowFirstColumn="0" w:firstRowLastColumn="0" w:lastRowFirstColumn="0" w:lastRowLastColumn="0"/>
            </w:pPr>
            <w:r>
              <w:t>Passed</w:t>
            </w:r>
          </w:p>
        </w:tc>
      </w:tr>
      <w:tr w:rsidR="54D5EF3D" w14:paraId="2E620912"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B8E372B" w14:textId="6292C270" w:rsidR="54D5EF3D" w:rsidRDefault="50CCFE4F" w:rsidP="54D5EF3D">
            <w:r>
              <w:t>Stop Motors</w:t>
            </w:r>
          </w:p>
        </w:tc>
        <w:tc>
          <w:tcPr>
            <w:tcW w:w="4320" w:type="dxa"/>
          </w:tcPr>
          <w:p w14:paraId="35AB8E10" w14:textId="41E96A6D" w:rsidR="54D5EF3D" w:rsidRDefault="50CCFE4F" w:rsidP="54D5EF3D">
            <w:pPr>
              <w:cnfStyle w:val="000000000000" w:firstRow="0" w:lastRow="0" w:firstColumn="0" w:lastColumn="0" w:oddVBand="0" w:evenVBand="0" w:oddHBand="0" w:evenHBand="0" w:firstRowFirstColumn="0" w:firstRowLastColumn="0" w:lastRowFirstColumn="0" w:lastRowLastColumn="0"/>
            </w:pPr>
            <w:r>
              <w:t>Passed</w:t>
            </w:r>
          </w:p>
        </w:tc>
      </w:tr>
      <w:tr w:rsidR="54D5EF3D" w14:paraId="256063E3"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19F77D6" w14:textId="34696A55" w:rsidR="54D5EF3D" w:rsidRDefault="4DBDAB87" w:rsidP="54D5EF3D">
            <w:r>
              <w:t>Move Forward</w:t>
            </w:r>
          </w:p>
        </w:tc>
        <w:tc>
          <w:tcPr>
            <w:tcW w:w="4320" w:type="dxa"/>
          </w:tcPr>
          <w:p w14:paraId="74A4416F" w14:textId="69096C35" w:rsidR="54D5EF3D" w:rsidRDefault="4DBDAB87" w:rsidP="54D5EF3D">
            <w:pPr>
              <w:cnfStyle w:val="000000000000" w:firstRow="0" w:lastRow="0" w:firstColumn="0" w:lastColumn="0" w:oddVBand="0" w:evenVBand="0" w:oddHBand="0" w:evenHBand="0" w:firstRowFirstColumn="0" w:firstRowLastColumn="0" w:lastRowFirstColumn="0" w:lastRowLastColumn="0"/>
            </w:pPr>
            <w:r>
              <w:t>Passed</w:t>
            </w:r>
          </w:p>
        </w:tc>
      </w:tr>
      <w:tr w:rsidR="16FC0355" w14:paraId="78691CBA"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5FBB871" w14:textId="1EF5C7C9" w:rsidR="16FC0355" w:rsidRDefault="4DBDAB87" w:rsidP="16FC0355">
            <w:r>
              <w:t>Move Backwards</w:t>
            </w:r>
          </w:p>
        </w:tc>
        <w:tc>
          <w:tcPr>
            <w:tcW w:w="4320" w:type="dxa"/>
          </w:tcPr>
          <w:p w14:paraId="7809D20F" w14:textId="3F6DFF74" w:rsidR="16FC0355" w:rsidRDefault="4DBDAB87" w:rsidP="16FC0355">
            <w:pPr>
              <w:cnfStyle w:val="000000000000" w:firstRow="0" w:lastRow="0" w:firstColumn="0" w:lastColumn="0" w:oddVBand="0" w:evenVBand="0" w:oddHBand="0" w:evenHBand="0" w:firstRowFirstColumn="0" w:firstRowLastColumn="0" w:lastRowFirstColumn="0" w:lastRowLastColumn="0"/>
            </w:pPr>
            <w:r>
              <w:t>Passed</w:t>
            </w:r>
          </w:p>
        </w:tc>
      </w:tr>
    </w:tbl>
    <w:p w14:paraId="28DC6301" w14:textId="42A88E3D" w:rsidR="4F2C0821" w:rsidRDefault="4F2C0821" w:rsidP="4F2C0821"/>
    <w:p w14:paraId="128D5CB2" w14:textId="527ECDA9" w:rsidR="1D6C13CD" w:rsidRDefault="1D6C13CD" w:rsidP="4F2C0821">
      <w:r w:rsidRPr="2930396D">
        <w:t xml:space="preserve">The ultrasonic sensor tests ensure that the robot can detect an object that is &lt;20cm away from it. This is done by </w:t>
      </w:r>
      <w:r w:rsidR="77B0BFAA" w:rsidRPr="2930396D">
        <w:t xml:space="preserve">polling </w:t>
      </w:r>
      <w:r w:rsidRPr="2930396D">
        <w:t xml:space="preserve">the distance </w:t>
      </w:r>
      <w:r w:rsidR="03ED7017" w:rsidRPr="2930396D">
        <w:t xml:space="preserve">every 500ms.  </w:t>
      </w:r>
      <w:r w:rsidR="158D9B71" w:rsidRPr="2930396D">
        <w:t>A manual check of the logs ensures that the unit tests pass. Notably, it is confirmed by ensuring an object</w:t>
      </w:r>
      <w:r w:rsidR="57269C4C" w:rsidRPr="2930396D">
        <w:t xml:space="preserve"> </w:t>
      </w:r>
      <w:r w:rsidR="158D9B71" w:rsidRPr="2930396D">
        <w:t xml:space="preserve">(or a hand) </w:t>
      </w:r>
      <w:r w:rsidR="72856C00" w:rsidRPr="2930396D">
        <w:t xml:space="preserve">is </w:t>
      </w:r>
      <w:r w:rsidR="158D9B71" w:rsidRPr="2930396D">
        <w:t xml:space="preserve">detected when close to the </w:t>
      </w:r>
      <w:r w:rsidR="58C54DDC" w:rsidRPr="2930396D">
        <w:t>robot but</w:t>
      </w:r>
      <w:r w:rsidR="158D9B71" w:rsidRPr="2930396D">
        <w:t xml:space="preserve"> is not detected when the object is &gt;20cm away. </w:t>
      </w:r>
    </w:p>
    <w:p w14:paraId="25489F59" w14:textId="7BD2A9E0" w:rsidR="4F2C0821" w:rsidRDefault="4F2C0821"/>
    <w:p w14:paraId="7308EC2A" w14:textId="06CA61EF" w:rsidR="1D6C13CD" w:rsidRDefault="1D6C13CD" w:rsidP="4F2C0821">
      <w:pPr>
        <w:jc w:val="center"/>
      </w:pPr>
      <w:r>
        <w:rPr>
          <w:noProof/>
        </w:rPr>
        <w:drawing>
          <wp:inline distT="0" distB="0" distL="0" distR="0" wp14:anchorId="207C79CB" wp14:editId="74467A78">
            <wp:extent cx="2597863" cy="1690255"/>
            <wp:effectExtent l="0" t="0" r="0" b="5715"/>
            <wp:docPr id="305449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9387" name=""/>
                    <pic:cNvPicPr/>
                  </pic:nvPicPr>
                  <pic:blipFill>
                    <a:blip r:embed="rId31">
                      <a:extLst>
                        <a:ext uri="{28A0092B-C50C-407E-A947-70E740481C1C}">
                          <a14:useLocalDpi xmlns:a14="http://schemas.microsoft.com/office/drawing/2010/main" val="0"/>
                        </a:ext>
                      </a:extLst>
                    </a:blip>
                    <a:stretch>
                      <a:fillRect/>
                    </a:stretch>
                  </pic:blipFill>
                  <pic:spPr>
                    <a:xfrm>
                      <a:off x="0" y="0"/>
                      <a:ext cx="2604016" cy="1694258"/>
                    </a:xfrm>
                    <a:prstGeom prst="rect">
                      <a:avLst/>
                    </a:prstGeom>
                  </pic:spPr>
                </pic:pic>
              </a:graphicData>
            </a:graphic>
          </wp:inline>
        </w:drawing>
      </w:r>
    </w:p>
    <w:p w14:paraId="780E7DED" w14:textId="51AAB66F" w:rsidR="5D8971C6" w:rsidRDefault="5D8971C6" w:rsidP="4F2C0821">
      <w:pPr>
        <w:jc w:val="center"/>
      </w:pPr>
      <w:r>
        <w:t xml:space="preserve">Figure </w:t>
      </w:r>
      <w:r w:rsidR="00BD3B29">
        <w:t>1</w:t>
      </w:r>
      <w:r w:rsidR="00C02A8C">
        <w:t>6</w:t>
      </w:r>
      <w:r w:rsidR="00610A41">
        <w:t xml:space="preserve"> - </w:t>
      </w:r>
      <w:r>
        <w:t>Ultrasonic Sensor Unit Test Logs</w:t>
      </w:r>
    </w:p>
    <w:p w14:paraId="274171F7" w14:textId="41475E7E" w:rsidR="27F9925E" w:rsidRDefault="27F9925E">
      <w:r>
        <w:t xml:space="preserve">Table </w:t>
      </w:r>
      <w:r w:rsidR="00A23B8E">
        <w:t>3</w:t>
      </w:r>
      <w:r w:rsidR="00610A41">
        <w:t xml:space="preserve"> - </w:t>
      </w:r>
      <w:r>
        <w:t>Ultrasonic Sensor Unit Tests</w:t>
      </w:r>
    </w:p>
    <w:tbl>
      <w:tblPr>
        <w:tblStyle w:val="PlainTable1"/>
        <w:tblW w:w="0" w:type="auto"/>
        <w:tblLook w:val="06A0" w:firstRow="1" w:lastRow="0" w:firstColumn="1" w:lastColumn="0" w:noHBand="1" w:noVBand="1"/>
      </w:tblPr>
      <w:tblGrid>
        <w:gridCol w:w="4320"/>
        <w:gridCol w:w="4320"/>
      </w:tblGrid>
      <w:tr w:rsidR="734A9AE3" w14:paraId="07CB040E" w14:textId="77777777" w:rsidTr="00A23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48F7B75" w14:textId="4175F3A8" w:rsidR="734A9AE3" w:rsidRDefault="734A9AE3" w:rsidP="734A9AE3">
            <w:pPr>
              <w:rPr>
                <w:b w:val="0"/>
                <w:bCs w:val="0"/>
              </w:rPr>
            </w:pPr>
            <w:r w:rsidRPr="734A9AE3">
              <w:t>Test</w:t>
            </w:r>
          </w:p>
        </w:tc>
        <w:tc>
          <w:tcPr>
            <w:tcW w:w="4320" w:type="dxa"/>
          </w:tcPr>
          <w:p w14:paraId="1D996E1A" w14:textId="1E70CC7D" w:rsidR="734A9AE3" w:rsidRDefault="734A9AE3" w:rsidP="734A9AE3">
            <w:pPr>
              <w:cnfStyle w:val="100000000000" w:firstRow="1" w:lastRow="0" w:firstColumn="0" w:lastColumn="0" w:oddVBand="0" w:evenVBand="0" w:oddHBand="0" w:evenHBand="0" w:firstRowFirstColumn="0" w:firstRowLastColumn="0" w:lastRowFirstColumn="0" w:lastRowLastColumn="0"/>
              <w:rPr>
                <w:b w:val="0"/>
                <w:bCs w:val="0"/>
              </w:rPr>
            </w:pPr>
            <w:r w:rsidRPr="734A9AE3">
              <w:t>Outcome</w:t>
            </w:r>
          </w:p>
        </w:tc>
      </w:tr>
      <w:tr w:rsidR="734A9AE3" w14:paraId="469528BC"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5F506FE" w14:textId="7E508C3C" w:rsidR="734A9AE3" w:rsidRDefault="1D735B47">
            <w:r>
              <w:t>Distance Displayed</w:t>
            </w:r>
          </w:p>
        </w:tc>
        <w:tc>
          <w:tcPr>
            <w:tcW w:w="4320" w:type="dxa"/>
          </w:tcPr>
          <w:p w14:paraId="1AD3FA6A" w14:textId="1825C19E" w:rsidR="734A9AE3" w:rsidRDefault="734A9AE3">
            <w:pPr>
              <w:cnfStyle w:val="000000000000" w:firstRow="0" w:lastRow="0" w:firstColumn="0" w:lastColumn="0" w:oddVBand="0" w:evenVBand="0" w:oddHBand="0" w:evenHBand="0" w:firstRowFirstColumn="0" w:firstRowLastColumn="0" w:lastRowFirstColumn="0" w:lastRowLastColumn="0"/>
            </w:pPr>
            <w:r>
              <w:t>Passed</w:t>
            </w:r>
          </w:p>
        </w:tc>
      </w:tr>
      <w:tr w:rsidR="59F52EBE" w14:paraId="3BE87DC7"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E4233FE" w14:textId="174E5F3B" w:rsidR="59F52EBE" w:rsidRDefault="1698936E" w:rsidP="59F52EBE">
            <w:r>
              <w:t xml:space="preserve">Object &gt;20cm </w:t>
            </w:r>
            <w:r w:rsidR="74A1FED0">
              <w:t>does not trigger the detection trigger</w:t>
            </w:r>
          </w:p>
        </w:tc>
        <w:tc>
          <w:tcPr>
            <w:tcW w:w="4320" w:type="dxa"/>
          </w:tcPr>
          <w:p w14:paraId="389FB5C4" w14:textId="7F57DB78" w:rsidR="59F52EBE" w:rsidRDefault="6385A89D" w:rsidP="59F52EBE">
            <w:pPr>
              <w:cnfStyle w:val="000000000000" w:firstRow="0" w:lastRow="0" w:firstColumn="0" w:lastColumn="0" w:oddVBand="0" w:evenVBand="0" w:oddHBand="0" w:evenHBand="0" w:firstRowFirstColumn="0" w:firstRowLastColumn="0" w:lastRowFirstColumn="0" w:lastRowLastColumn="0"/>
            </w:pPr>
            <w:r>
              <w:t>Passed</w:t>
            </w:r>
          </w:p>
        </w:tc>
      </w:tr>
      <w:tr w:rsidR="734A9AE3" w14:paraId="27456483"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D6CC4BF" w14:textId="2F762F64" w:rsidR="10E0F860" w:rsidRDefault="6385A89D">
            <w:r>
              <w:t>Object &lt;20cm Detected</w:t>
            </w:r>
          </w:p>
        </w:tc>
        <w:tc>
          <w:tcPr>
            <w:tcW w:w="4320" w:type="dxa"/>
          </w:tcPr>
          <w:p w14:paraId="79961B45" w14:textId="2308ECF1" w:rsidR="734A9AE3" w:rsidRDefault="734A9AE3">
            <w:pPr>
              <w:cnfStyle w:val="000000000000" w:firstRow="0" w:lastRow="0" w:firstColumn="0" w:lastColumn="0" w:oddVBand="0" w:evenVBand="0" w:oddHBand="0" w:evenHBand="0" w:firstRowFirstColumn="0" w:firstRowLastColumn="0" w:lastRowFirstColumn="0" w:lastRowLastColumn="0"/>
            </w:pPr>
            <w:r>
              <w:t>Passed</w:t>
            </w:r>
          </w:p>
        </w:tc>
      </w:tr>
    </w:tbl>
    <w:p w14:paraId="5987BF2F" w14:textId="76B18905" w:rsidR="7CD63DC9" w:rsidRDefault="008626C0">
      <w:r>
        <w:rPr>
          <w:noProof/>
        </w:rPr>
        <w:drawing>
          <wp:anchor distT="0" distB="0" distL="114300" distR="114300" simplePos="0" relativeHeight="251658245" behindDoc="0" locked="0" layoutInCell="1" allowOverlap="1" wp14:anchorId="3F11130B" wp14:editId="317474FB">
            <wp:simplePos x="0" y="0"/>
            <wp:positionH relativeFrom="column">
              <wp:posOffset>851593</wp:posOffset>
            </wp:positionH>
            <wp:positionV relativeFrom="paragraph">
              <wp:posOffset>936336</wp:posOffset>
            </wp:positionV>
            <wp:extent cx="3783330" cy="1524000"/>
            <wp:effectExtent l="0" t="0" r="7620" b="0"/>
            <wp:wrapTopAndBottom/>
            <wp:docPr id="2135057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57515" name=""/>
                    <pic:cNvPicPr/>
                  </pic:nvPicPr>
                  <pic:blipFill>
                    <a:blip r:embed="rId32">
                      <a:extLst>
                        <a:ext uri="{28A0092B-C50C-407E-A947-70E740481C1C}">
                          <a14:useLocalDpi xmlns:a14="http://schemas.microsoft.com/office/drawing/2010/main" val="0"/>
                        </a:ext>
                      </a:extLst>
                    </a:blip>
                    <a:stretch>
                      <a:fillRect/>
                    </a:stretch>
                  </pic:blipFill>
                  <pic:spPr>
                    <a:xfrm>
                      <a:off x="0" y="0"/>
                      <a:ext cx="3783330" cy="1524000"/>
                    </a:xfrm>
                    <a:prstGeom prst="rect">
                      <a:avLst/>
                    </a:prstGeom>
                  </pic:spPr>
                </pic:pic>
              </a:graphicData>
            </a:graphic>
            <wp14:sizeRelH relativeFrom="margin">
              <wp14:pctWidth>0</wp14:pctWidth>
            </wp14:sizeRelH>
            <wp14:sizeRelV relativeFrom="margin">
              <wp14:pctHeight>0</wp14:pctHeight>
            </wp14:sizeRelV>
          </wp:anchor>
        </w:drawing>
      </w:r>
      <w:r w:rsidR="7CD63DC9">
        <w:t>Similar</w:t>
      </w:r>
      <w:r w:rsidR="51EAC496">
        <w:t>ly</w:t>
      </w:r>
      <w:r w:rsidR="7CD63DC9">
        <w:t xml:space="preserve"> to the ultrasonic sensor tests, the left/right analog distance sensors were tested by ensuring an object that was &lt;8cm away was detected. This unit test exposed that there are faulty values in the left analog sensor that need to be addressed. As a result, </w:t>
      </w:r>
      <w:r w:rsidR="36FEBE63">
        <w:t>tests for the left analog sensor failed. Once again, this is validated by manually checking the logs.</w:t>
      </w:r>
    </w:p>
    <w:p w14:paraId="1919ED11" w14:textId="47FF5EC4" w:rsidR="0A1A7F4A" w:rsidRDefault="0E055CF0" w:rsidP="4F2C0821">
      <w:pPr>
        <w:jc w:val="center"/>
      </w:pPr>
      <w:r>
        <w:t xml:space="preserve">Figure </w:t>
      </w:r>
      <w:r w:rsidR="00BD3B29">
        <w:t>1</w:t>
      </w:r>
      <w:r w:rsidR="00C02A8C">
        <w:t>7</w:t>
      </w:r>
      <w:r w:rsidR="00610A41">
        <w:t xml:space="preserve"> - </w:t>
      </w:r>
      <w:r>
        <w:t>Analog Distance Sensor Unit Test Logs</w:t>
      </w:r>
    </w:p>
    <w:p w14:paraId="1C6D43EE" w14:textId="6B1F3A57" w:rsidR="4F2C0821" w:rsidRDefault="4F2C0821" w:rsidP="4F2C0821">
      <w:pPr>
        <w:jc w:val="center"/>
      </w:pPr>
    </w:p>
    <w:p w14:paraId="60178620" w14:textId="037D4467" w:rsidR="06D8661C" w:rsidRDefault="06D8661C">
      <w:r>
        <w:t xml:space="preserve">Table </w:t>
      </w:r>
      <w:r w:rsidR="00A23B8E">
        <w:t>4</w:t>
      </w:r>
      <w:r w:rsidR="00610A41">
        <w:t xml:space="preserve"> - </w:t>
      </w:r>
      <w:r>
        <w:t>Left/Right Analog Distance Sensor Unit Tests</w:t>
      </w:r>
    </w:p>
    <w:tbl>
      <w:tblPr>
        <w:tblStyle w:val="PlainTable1"/>
        <w:tblW w:w="0" w:type="auto"/>
        <w:tblLook w:val="06A0" w:firstRow="1" w:lastRow="0" w:firstColumn="1" w:lastColumn="0" w:noHBand="1" w:noVBand="1"/>
      </w:tblPr>
      <w:tblGrid>
        <w:gridCol w:w="4320"/>
        <w:gridCol w:w="4320"/>
      </w:tblGrid>
      <w:tr w:rsidR="1D4604EA" w14:paraId="30D5549B" w14:textId="77777777" w:rsidTr="00A23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62AC66A" w14:textId="4175F3A8" w:rsidR="1D4604EA" w:rsidRDefault="1D4604EA" w:rsidP="1D4604EA">
            <w:pPr>
              <w:rPr>
                <w:b w:val="0"/>
                <w:bCs w:val="0"/>
              </w:rPr>
            </w:pPr>
            <w:r w:rsidRPr="1D4604EA">
              <w:t>Test</w:t>
            </w:r>
          </w:p>
        </w:tc>
        <w:tc>
          <w:tcPr>
            <w:tcW w:w="4320" w:type="dxa"/>
          </w:tcPr>
          <w:p w14:paraId="6B826729" w14:textId="1E70CC7D" w:rsidR="1D4604EA" w:rsidRDefault="1D4604EA" w:rsidP="1D4604EA">
            <w:pPr>
              <w:cnfStyle w:val="100000000000" w:firstRow="1" w:lastRow="0" w:firstColumn="0" w:lastColumn="0" w:oddVBand="0" w:evenVBand="0" w:oddHBand="0" w:evenHBand="0" w:firstRowFirstColumn="0" w:firstRowLastColumn="0" w:lastRowFirstColumn="0" w:lastRowLastColumn="0"/>
              <w:rPr>
                <w:b w:val="0"/>
                <w:bCs w:val="0"/>
              </w:rPr>
            </w:pPr>
            <w:r w:rsidRPr="1D4604EA">
              <w:t>Outcome</w:t>
            </w:r>
          </w:p>
        </w:tc>
      </w:tr>
      <w:tr w:rsidR="1D4604EA" w14:paraId="2D95243D"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6C829EF" w14:textId="7E508C3C" w:rsidR="1D4604EA" w:rsidRDefault="1D4604EA">
            <w:r>
              <w:t>Distance Displayed</w:t>
            </w:r>
          </w:p>
        </w:tc>
        <w:tc>
          <w:tcPr>
            <w:tcW w:w="4320" w:type="dxa"/>
          </w:tcPr>
          <w:p w14:paraId="154C55D9" w14:textId="1825C19E" w:rsidR="1D4604EA" w:rsidRDefault="1D4604EA">
            <w:pPr>
              <w:cnfStyle w:val="000000000000" w:firstRow="0" w:lastRow="0" w:firstColumn="0" w:lastColumn="0" w:oddVBand="0" w:evenVBand="0" w:oddHBand="0" w:evenHBand="0" w:firstRowFirstColumn="0" w:firstRowLastColumn="0" w:lastRowFirstColumn="0" w:lastRowLastColumn="0"/>
            </w:pPr>
            <w:r>
              <w:t>Passed</w:t>
            </w:r>
          </w:p>
        </w:tc>
      </w:tr>
      <w:tr w:rsidR="1D4604EA" w14:paraId="626A1FC8"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08F3DA0" w14:textId="0FFA0FA7" w:rsidR="1D4604EA" w:rsidRDefault="583E849C" w:rsidP="1D4604EA">
            <w:r>
              <w:t>Object &gt;</w:t>
            </w:r>
            <w:r w:rsidR="586196DE">
              <w:t>8</w:t>
            </w:r>
            <w:r w:rsidR="718ADC51">
              <w:t>cm</w:t>
            </w:r>
            <w:r>
              <w:t xml:space="preserve"> not detected</w:t>
            </w:r>
            <w:r w:rsidR="14A36346">
              <w:t xml:space="preserve"> (Left)</w:t>
            </w:r>
          </w:p>
        </w:tc>
        <w:tc>
          <w:tcPr>
            <w:tcW w:w="4320" w:type="dxa"/>
          </w:tcPr>
          <w:p w14:paraId="6B2B1452" w14:textId="724AC459" w:rsidR="1D4604EA" w:rsidRDefault="590F7DC8" w:rsidP="4F2C0821">
            <w:pPr>
              <w:cnfStyle w:val="000000000000" w:firstRow="0" w:lastRow="0" w:firstColumn="0" w:lastColumn="0" w:oddVBand="0" w:evenVBand="0" w:oddHBand="0" w:evenHBand="0" w:firstRowFirstColumn="0" w:firstRowLastColumn="0" w:lastRowFirstColumn="0" w:lastRowLastColumn="0"/>
            </w:pPr>
            <w:r>
              <w:t>Failed</w:t>
            </w:r>
          </w:p>
        </w:tc>
      </w:tr>
      <w:tr w:rsidR="1D4604EA" w14:paraId="7B1CBFDE"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0D2F38D" w14:textId="0E64A549" w:rsidR="1D4604EA" w:rsidRDefault="583E849C">
            <w:r>
              <w:t>Object &lt;</w:t>
            </w:r>
            <w:r w:rsidR="0BB522D3">
              <w:t>8</w:t>
            </w:r>
            <w:r w:rsidR="718ADC51">
              <w:t>cm</w:t>
            </w:r>
            <w:r>
              <w:t xml:space="preserve"> Detected</w:t>
            </w:r>
            <w:r w:rsidR="6C60782D">
              <w:t xml:space="preserve"> (Left)</w:t>
            </w:r>
          </w:p>
        </w:tc>
        <w:tc>
          <w:tcPr>
            <w:tcW w:w="4320" w:type="dxa"/>
          </w:tcPr>
          <w:p w14:paraId="1CFFCC6C" w14:textId="4EAEF75C" w:rsidR="1D4604EA" w:rsidRDefault="583E849C">
            <w:pPr>
              <w:cnfStyle w:val="000000000000" w:firstRow="0" w:lastRow="0" w:firstColumn="0" w:lastColumn="0" w:oddVBand="0" w:evenVBand="0" w:oddHBand="0" w:evenHBand="0" w:firstRowFirstColumn="0" w:firstRowLastColumn="0" w:lastRowFirstColumn="0" w:lastRowLastColumn="0"/>
            </w:pPr>
            <w:r>
              <w:t>Passed</w:t>
            </w:r>
            <w:r w:rsidR="555D3B4F">
              <w:t>* (because the output voltage is always high)</w:t>
            </w:r>
          </w:p>
        </w:tc>
      </w:tr>
      <w:tr w:rsidR="4F2C0821" w14:paraId="2BB6FD1E"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D16D490" w14:textId="3B7353B3" w:rsidR="4F2C0821" w:rsidRDefault="4F2C0821">
            <w:r>
              <w:t>Object &gt;8cm not detected (</w:t>
            </w:r>
            <w:r w:rsidR="0F8C19F2">
              <w:t>Righ</w:t>
            </w:r>
            <w:r>
              <w:t>t)</w:t>
            </w:r>
          </w:p>
        </w:tc>
        <w:tc>
          <w:tcPr>
            <w:tcW w:w="4320" w:type="dxa"/>
          </w:tcPr>
          <w:p w14:paraId="23D09D14" w14:textId="6178523C" w:rsidR="6F5F409A" w:rsidRDefault="6F5F409A" w:rsidP="4F2C0821">
            <w:pPr>
              <w:cnfStyle w:val="000000000000" w:firstRow="0" w:lastRow="0" w:firstColumn="0" w:lastColumn="0" w:oddVBand="0" w:evenVBand="0" w:oddHBand="0" w:evenHBand="0" w:firstRowFirstColumn="0" w:firstRowLastColumn="0" w:lastRowFirstColumn="0" w:lastRowLastColumn="0"/>
            </w:pPr>
            <w:r>
              <w:t>Passed</w:t>
            </w:r>
          </w:p>
        </w:tc>
      </w:tr>
      <w:tr w:rsidR="4F2C0821" w14:paraId="2621865B"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35CFD95" w14:textId="2D215C62" w:rsidR="4F2C0821" w:rsidRDefault="4F2C0821">
            <w:r>
              <w:t>Object &lt;8cm Detected (</w:t>
            </w:r>
            <w:r w:rsidR="260552E8">
              <w:t>Righ</w:t>
            </w:r>
            <w:r>
              <w:t>t)</w:t>
            </w:r>
          </w:p>
        </w:tc>
        <w:tc>
          <w:tcPr>
            <w:tcW w:w="4320" w:type="dxa"/>
          </w:tcPr>
          <w:p w14:paraId="00958CDE" w14:textId="70951A14" w:rsidR="30F7F152" w:rsidRDefault="30F7F152" w:rsidP="4F2C0821">
            <w:pPr>
              <w:cnfStyle w:val="000000000000" w:firstRow="0" w:lastRow="0" w:firstColumn="0" w:lastColumn="0" w:oddVBand="0" w:evenVBand="0" w:oddHBand="0" w:evenHBand="0" w:firstRowFirstColumn="0" w:firstRowLastColumn="0" w:lastRowFirstColumn="0" w:lastRowLastColumn="0"/>
            </w:pPr>
            <w:r>
              <w:t>Passed</w:t>
            </w:r>
          </w:p>
        </w:tc>
      </w:tr>
    </w:tbl>
    <w:p w14:paraId="5F199908" w14:textId="27F7E3EC" w:rsidR="1D4604EA" w:rsidRDefault="1D4604EA"/>
    <w:p w14:paraId="46995462" w14:textId="6C1FB03D" w:rsidR="00A23B8E" w:rsidRDefault="00A23B8E" w:rsidP="00A23B8E">
      <w:r>
        <w:rPr>
          <w:noProof/>
        </w:rPr>
        <w:drawing>
          <wp:anchor distT="0" distB="0" distL="114300" distR="114300" simplePos="0" relativeHeight="251658246" behindDoc="0" locked="0" layoutInCell="1" allowOverlap="1" wp14:anchorId="693B93D3" wp14:editId="1FA17DD5">
            <wp:simplePos x="0" y="0"/>
            <wp:positionH relativeFrom="column">
              <wp:posOffset>1781175</wp:posOffset>
            </wp:positionH>
            <wp:positionV relativeFrom="paragraph">
              <wp:posOffset>1774190</wp:posOffset>
            </wp:positionV>
            <wp:extent cx="2319655" cy="2479675"/>
            <wp:effectExtent l="0" t="0" r="4445" b="0"/>
            <wp:wrapTopAndBottom/>
            <wp:docPr id="1271604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4830" name=""/>
                    <pic:cNvPicPr/>
                  </pic:nvPicPr>
                  <pic:blipFill>
                    <a:blip r:embed="rId33">
                      <a:extLst>
                        <a:ext uri="{28A0092B-C50C-407E-A947-70E740481C1C}">
                          <a14:useLocalDpi xmlns:a14="http://schemas.microsoft.com/office/drawing/2010/main"/>
                        </a:ext>
                      </a:extLst>
                    </a:blip>
                    <a:stretch>
                      <a:fillRect/>
                    </a:stretch>
                  </pic:blipFill>
                  <pic:spPr>
                    <a:xfrm>
                      <a:off x="0" y="0"/>
                      <a:ext cx="2319655" cy="2479675"/>
                    </a:xfrm>
                    <a:prstGeom prst="rect">
                      <a:avLst/>
                    </a:prstGeom>
                  </pic:spPr>
                </pic:pic>
              </a:graphicData>
            </a:graphic>
            <wp14:sizeRelH relativeFrom="margin">
              <wp14:pctWidth>0</wp14:pctWidth>
            </wp14:sizeRelH>
            <wp14:sizeRelV relativeFrom="margin">
              <wp14:pctHeight>0</wp14:pctHeight>
            </wp14:sizeRelV>
          </wp:anchor>
        </w:drawing>
      </w:r>
      <w:r w:rsidR="35E201A9">
        <w:t>The line follower unit test tests different configurations that are possible when the robot is navigating the perimeter.</w:t>
      </w:r>
      <w:r w:rsidR="5BB307E6">
        <w:t xml:space="preserve"> This is used in conjunction with a test perimeter constructed with the same tape used for perimeters in the lab aligned in a T shape</w:t>
      </w:r>
      <w:r w:rsidR="240C5399">
        <w:t xml:space="preserve"> (pictured in figure </w:t>
      </w:r>
      <w:r w:rsidR="3F1E87AD">
        <w:t>17</w:t>
      </w:r>
      <w:r w:rsidR="240C5399">
        <w:t>)</w:t>
      </w:r>
      <w:r w:rsidR="5BB307E6">
        <w:t>. This provides</w:t>
      </w:r>
      <w:r w:rsidR="35AE7263">
        <w:t xml:space="preserve"> a compact test area that covers</w:t>
      </w:r>
      <w:r w:rsidR="5BB307E6">
        <w:t xml:space="preserve"> all the</w:t>
      </w:r>
      <w:r w:rsidR="2799F865">
        <w:t xml:space="preserve"> case</w:t>
      </w:r>
      <w:r w:rsidR="6D7A47B0">
        <w:t xml:space="preserve">s for this unit test. When running the test, the robot is manually placed in such a way that it fits the pattern. For example, for the Vertical Line Left test, the robot is placed such that the left sensor is </w:t>
      </w:r>
      <w:r w:rsidR="14218E8D">
        <w:t xml:space="preserve">over the black line, while the middle and right sensors are over the paper. </w:t>
      </w:r>
      <w:r w:rsidR="21AAF532">
        <w:t>When the pattern is recognized by the sensor, the test passes</w:t>
      </w:r>
      <w:r>
        <w:t>.</w:t>
      </w:r>
    </w:p>
    <w:p w14:paraId="369067CF" w14:textId="6D3B37C4" w:rsidR="3CDBCAB0" w:rsidRDefault="3CDBCAB0" w:rsidP="00A23B8E">
      <w:pPr>
        <w:jc w:val="center"/>
      </w:pPr>
      <w:r>
        <w:t xml:space="preserve">Figure </w:t>
      </w:r>
      <w:r w:rsidR="00BD3B29">
        <w:t>1</w:t>
      </w:r>
      <w:r w:rsidR="00C02A8C">
        <w:t>8</w:t>
      </w:r>
      <w:r w:rsidR="00610A41">
        <w:t xml:space="preserve"> - </w:t>
      </w:r>
      <w:r>
        <w:t>Perimeter used for testing when outside of laboratory</w:t>
      </w:r>
    </w:p>
    <w:p w14:paraId="70B4175D" w14:textId="77777777" w:rsidR="00A23B8E" w:rsidRDefault="00A23B8E" w:rsidP="00A23B8E">
      <w:pPr>
        <w:jc w:val="center"/>
      </w:pPr>
    </w:p>
    <w:p w14:paraId="46059A9E" w14:textId="42DD3131" w:rsidR="27D11D05" w:rsidRDefault="00A23B8E" w:rsidP="00A23B8E">
      <w:pPr>
        <w:jc w:val="center"/>
      </w:pPr>
      <w:r>
        <w:rPr>
          <w:noProof/>
        </w:rPr>
        <w:drawing>
          <wp:anchor distT="0" distB="0" distL="114300" distR="114300" simplePos="0" relativeHeight="251658259" behindDoc="0" locked="0" layoutInCell="1" allowOverlap="1" wp14:anchorId="16E6E550" wp14:editId="0D2EE1FD">
            <wp:simplePos x="0" y="0"/>
            <wp:positionH relativeFrom="column">
              <wp:posOffset>762635</wp:posOffset>
            </wp:positionH>
            <wp:positionV relativeFrom="paragraph">
              <wp:posOffset>-232211</wp:posOffset>
            </wp:positionV>
            <wp:extent cx="3952109" cy="2881746"/>
            <wp:effectExtent l="0" t="0" r="0" b="0"/>
            <wp:wrapTopAndBottom/>
            <wp:docPr id="666858983"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8983" name="drawing"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52109" cy="2881746"/>
                    </a:xfrm>
                    <a:prstGeom prst="rect">
                      <a:avLst/>
                    </a:prstGeom>
                  </pic:spPr>
                </pic:pic>
              </a:graphicData>
            </a:graphic>
          </wp:anchor>
        </w:drawing>
      </w:r>
      <w:r w:rsidR="27D11D05">
        <w:t xml:space="preserve">Figure </w:t>
      </w:r>
      <w:r w:rsidR="00BD3B29">
        <w:t>1</w:t>
      </w:r>
      <w:r w:rsidR="00C02A8C">
        <w:t>9</w:t>
      </w:r>
      <w:r w:rsidR="00BD3B29">
        <w:t xml:space="preserve"> -</w:t>
      </w:r>
      <w:r w:rsidR="27D11D05">
        <w:t xml:space="preserve"> Line Follower Unit Test Logs</w:t>
      </w:r>
    </w:p>
    <w:p w14:paraId="0979D373" w14:textId="6F3E5930" w:rsidR="4CD1A582" w:rsidRDefault="4CD1A582">
      <w:r>
        <w:t xml:space="preserve">Table </w:t>
      </w:r>
      <w:r w:rsidR="00A23B8E">
        <w:t xml:space="preserve">5 - </w:t>
      </w:r>
      <w:r>
        <w:t>Line Follower Unit Tests</w:t>
      </w:r>
    </w:p>
    <w:tbl>
      <w:tblPr>
        <w:tblStyle w:val="PlainTable1"/>
        <w:tblW w:w="0" w:type="auto"/>
        <w:tblLook w:val="06A0" w:firstRow="1" w:lastRow="0" w:firstColumn="1" w:lastColumn="0" w:noHBand="1" w:noVBand="1"/>
      </w:tblPr>
      <w:tblGrid>
        <w:gridCol w:w="4320"/>
        <w:gridCol w:w="4320"/>
      </w:tblGrid>
      <w:tr w:rsidR="1DFFDBE0" w14:paraId="134F53F2" w14:textId="77777777" w:rsidTr="00A23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8746956" w14:textId="4175F3A8" w:rsidR="1DFFDBE0" w:rsidRDefault="1DFFDBE0" w:rsidP="1DFFDBE0">
            <w:pPr>
              <w:rPr>
                <w:b w:val="0"/>
                <w:bCs w:val="0"/>
              </w:rPr>
            </w:pPr>
            <w:r w:rsidRPr="1DFFDBE0">
              <w:t>Test</w:t>
            </w:r>
          </w:p>
        </w:tc>
        <w:tc>
          <w:tcPr>
            <w:tcW w:w="4320" w:type="dxa"/>
          </w:tcPr>
          <w:p w14:paraId="78D0929D" w14:textId="1E70CC7D" w:rsidR="1DFFDBE0" w:rsidRDefault="1DFFDBE0" w:rsidP="1DFFDBE0">
            <w:pPr>
              <w:cnfStyle w:val="100000000000" w:firstRow="1" w:lastRow="0" w:firstColumn="0" w:lastColumn="0" w:oddVBand="0" w:evenVBand="0" w:oddHBand="0" w:evenHBand="0" w:firstRowFirstColumn="0" w:firstRowLastColumn="0" w:lastRowFirstColumn="0" w:lastRowLastColumn="0"/>
              <w:rPr>
                <w:b w:val="0"/>
                <w:bCs w:val="0"/>
              </w:rPr>
            </w:pPr>
            <w:r w:rsidRPr="1DFFDBE0">
              <w:t>Outcome</w:t>
            </w:r>
          </w:p>
        </w:tc>
      </w:tr>
      <w:tr w:rsidR="1DFFDBE0" w14:paraId="0B9200CF"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C09FE61" w14:textId="1D8E8B89" w:rsidR="1DFFDBE0" w:rsidRDefault="3E603C90">
            <w:r>
              <w:t>Vertical Line Left</w:t>
            </w:r>
          </w:p>
        </w:tc>
        <w:tc>
          <w:tcPr>
            <w:tcW w:w="4320" w:type="dxa"/>
          </w:tcPr>
          <w:p w14:paraId="5F1ABB0B" w14:textId="1825C19E" w:rsidR="1DFFDBE0" w:rsidRDefault="1DFFDBE0">
            <w:pPr>
              <w:cnfStyle w:val="000000000000" w:firstRow="0" w:lastRow="0" w:firstColumn="0" w:lastColumn="0" w:oddVBand="0" w:evenVBand="0" w:oddHBand="0" w:evenHBand="0" w:firstRowFirstColumn="0" w:firstRowLastColumn="0" w:lastRowFirstColumn="0" w:lastRowLastColumn="0"/>
            </w:pPr>
            <w:r>
              <w:t>Passed</w:t>
            </w:r>
          </w:p>
        </w:tc>
      </w:tr>
      <w:tr w:rsidR="1DFFDBE0" w14:paraId="61320FF3"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5D1FA7F" w14:textId="6AA867C0" w:rsidR="1DFFDBE0" w:rsidRDefault="1B67C47D" w:rsidP="1DFFDBE0">
            <w:r>
              <w:t>Vertical Line Right</w:t>
            </w:r>
          </w:p>
        </w:tc>
        <w:tc>
          <w:tcPr>
            <w:tcW w:w="4320" w:type="dxa"/>
          </w:tcPr>
          <w:p w14:paraId="19B2E044" w14:textId="7F57DB78" w:rsidR="1DFFDBE0" w:rsidRDefault="1DFFDBE0" w:rsidP="1DFFDBE0">
            <w:pPr>
              <w:cnfStyle w:val="000000000000" w:firstRow="0" w:lastRow="0" w:firstColumn="0" w:lastColumn="0" w:oddVBand="0" w:evenVBand="0" w:oddHBand="0" w:evenHBand="0" w:firstRowFirstColumn="0" w:firstRowLastColumn="0" w:lastRowFirstColumn="0" w:lastRowLastColumn="0"/>
            </w:pPr>
            <w:r>
              <w:t>Passed</w:t>
            </w:r>
          </w:p>
        </w:tc>
      </w:tr>
      <w:tr w:rsidR="1DFFDBE0" w14:paraId="71AD3621"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D7630EB" w14:textId="6AB376E6" w:rsidR="1DFFDBE0" w:rsidRDefault="5B17809C">
            <w:r>
              <w:t xml:space="preserve">Horizontal Line </w:t>
            </w:r>
            <w:r w:rsidR="171C3112">
              <w:t>in</w:t>
            </w:r>
            <w:r>
              <w:t xml:space="preserve"> Front</w:t>
            </w:r>
          </w:p>
        </w:tc>
        <w:tc>
          <w:tcPr>
            <w:tcW w:w="4320" w:type="dxa"/>
          </w:tcPr>
          <w:p w14:paraId="652458AA" w14:textId="2308ECF1" w:rsidR="1DFFDBE0" w:rsidRDefault="1DFFDBE0">
            <w:pPr>
              <w:cnfStyle w:val="000000000000" w:firstRow="0" w:lastRow="0" w:firstColumn="0" w:lastColumn="0" w:oddVBand="0" w:evenVBand="0" w:oddHBand="0" w:evenHBand="0" w:firstRowFirstColumn="0" w:firstRowLastColumn="0" w:lastRowFirstColumn="0" w:lastRowLastColumn="0"/>
            </w:pPr>
            <w:r>
              <w:t>Passed</w:t>
            </w:r>
          </w:p>
        </w:tc>
      </w:tr>
      <w:tr w:rsidR="55E65EDF" w14:paraId="31BC3B6C"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24E0CEF" w14:textId="5A522B8E" w:rsidR="55E65EDF" w:rsidRDefault="46105E35" w:rsidP="55E65EDF">
            <w:r>
              <w:t>Lines detected at 45° Angle</w:t>
            </w:r>
          </w:p>
        </w:tc>
        <w:tc>
          <w:tcPr>
            <w:tcW w:w="4320" w:type="dxa"/>
          </w:tcPr>
          <w:p w14:paraId="791A663B" w14:textId="33DF1169" w:rsidR="55E65EDF" w:rsidRDefault="46105E35" w:rsidP="55E65EDF">
            <w:pPr>
              <w:cnfStyle w:val="000000000000" w:firstRow="0" w:lastRow="0" w:firstColumn="0" w:lastColumn="0" w:oddVBand="0" w:evenVBand="0" w:oddHBand="0" w:evenHBand="0" w:firstRowFirstColumn="0" w:firstRowLastColumn="0" w:lastRowFirstColumn="0" w:lastRowLastColumn="0"/>
            </w:pPr>
            <w:r>
              <w:t>Passed</w:t>
            </w:r>
          </w:p>
        </w:tc>
      </w:tr>
      <w:tr w:rsidR="664B5E9F" w14:paraId="1B140B42"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DDD790C" w14:textId="4DE872CC" w:rsidR="664B5E9F" w:rsidRDefault="46105E35" w:rsidP="664B5E9F">
            <w:r>
              <w:t>Lines detected in top right intersection</w:t>
            </w:r>
          </w:p>
        </w:tc>
        <w:tc>
          <w:tcPr>
            <w:tcW w:w="4320" w:type="dxa"/>
          </w:tcPr>
          <w:p w14:paraId="31E3CC81" w14:textId="6403DCB2" w:rsidR="664B5E9F" w:rsidRDefault="46105E35" w:rsidP="664B5E9F">
            <w:pPr>
              <w:cnfStyle w:val="000000000000" w:firstRow="0" w:lastRow="0" w:firstColumn="0" w:lastColumn="0" w:oddVBand="0" w:evenVBand="0" w:oddHBand="0" w:evenHBand="0" w:firstRowFirstColumn="0" w:firstRowLastColumn="0" w:lastRowFirstColumn="0" w:lastRowLastColumn="0"/>
            </w:pPr>
            <w:r>
              <w:t>Passed</w:t>
            </w:r>
          </w:p>
        </w:tc>
      </w:tr>
      <w:tr w:rsidR="65479FE4" w14:paraId="6C185922"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7DA2B0B" w14:textId="55AD9803" w:rsidR="65479FE4" w:rsidRDefault="46105E35" w:rsidP="65479FE4">
            <w:r>
              <w:t>Lines detected in top left intersection</w:t>
            </w:r>
          </w:p>
        </w:tc>
        <w:tc>
          <w:tcPr>
            <w:tcW w:w="4320" w:type="dxa"/>
          </w:tcPr>
          <w:p w14:paraId="356E09E4" w14:textId="2293CA86" w:rsidR="65479FE4" w:rsidRDefault="46105E35" w:rsidP="65479FE4">
            <w:pPr>
              <w:cnfStyle w:val="000000000000" w:firstRow="0" w:lastRow="0" w:firstColumn="0" w:lastColumn="0" w:oddVBand="0" w:evenVBand="0" w:oddHBand="0" w:evenHBand="0" w:firstRowFirstColumn="0" w:firstRowLastColumn="0" w:lastRowFirstColumn="0" w:lastRowLastColumn="0"/>
            </w:pPr>
            <w:r>
              <w:t>Passed</w:t>
            </w:r>
          </w:p>
        </w:tc>
      </w:tr>
    </w:tbl>
    <w:p w14:paraId="7072EF8B" w14:textId="2547739F" w:rsidR="5E4160D5" w:rsidRDefault="5E4160D5"/>
    <w:p w14:paraId="43206DC6" w14:textId="77777777" w:rsidR="000E5699" w:rsidRDefault="00283871" w:rsidP="00537B00">
      <w:pPr>
        <w:pStyle w:val="Heading1"/>
      </w:pPr>
      <w:bookmarkStart w:id="25" w:name="_Toc214049140"/>
      <w:r>
        <w:t>8. Conclusion</w:t>
      </w:r>
      <w:bookmarkEnd w:id="25"/>
    </w:p>
    <w:p w14:paraId="2F3C048B" w14:textId="77777777" w:rsidR="00537B00" w:rsidRPr="00537B00" w:rsidRDefault="00537B00" w:rsidP="00537B00">
      <w:r w:rsidRPr="36C504B1">
        <w:t xml:space="preserve">The </w:t>
      </w:r>
      <w:proofErr w:type="spellStart"/>
      <w:r w:rsidRPr="36C504B1">
        <w:t>Roboplow</w:t>
      </w:r>
      <w:proofErr w:type="spellEnd"/>
      <w:r w:rsidRPr="36C504B1">
        <w:t xml:space="preserve"> project remains on track for successful completion. All major subsystems have been developed, individually tested, and partially integrated. Early mechanical and wiring issues have been resolved, and updated objectives, architecture, and testing procedures now reflect a clearer and more robust plan for the final design.</w:t>
      </w:r>
    </w:p>
    <w:p w14:paraId="2C8720B0" w14:textId="4FB1204D" w:rsidR="00537B00" w:rsidRPr="00537B00" w:rsidRDefault="00537B00" w:rsidP="00537B00">
      <w:r>
        <w:t>The remaining work involves full system integration, tuning the navigation algorithms, completing the cube-clearing logic, and performing comprehensive system-level tests. With the current progress and remaining timeline, the team is confident in delivering a fully functional autonomous snowplow that meets all SYSC 4805</w:t>
      </w:r>
      <w:r w:rsidR="16A9DBF0">
        <w:t xml:space="preserve"> project</w:t>
      </w:r>
      <w:r>
        <w:t xml:space="preserve"> requirements.</w:t>
      </w:r>
    </w:p>
    <w:p w14:paraId="41964C08" w14:textId="77777777" w:rsidR="000E5699" w:rsidRDefault="000E5699"/>
    <w:sectPr w:rsidR="000E5699" w:rsidSect="00034616">
      <w:foot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B8EE5" w14:textId="77777777" w:rsidR="0032797D" w:rsidRDefault="0032797D" w:rsidP="00E361C4">
      <w:pPr>
        <w:spacing w:after="0" w:line="240" w:lineRule="auto"/>
      </w:pPr>
      <w:r>
        <w:separator/>
      </w:r>
    </w:p>
  </w:endnote>
  <w:endnote w:type="continuationSeparator" w:id="0">
    <w:p w14:paraId="339CBDF9" w14:textId="77777777" w:rsidR="0032797D" w:rsidRDefault="0032797D" w:rsidP="00E3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321615"/>
      <w:docPartObj>
        <w:docPartGallery w:val="Page Numbers (Bottom of Page)"/>
        <w:docPartUnique/>
      </w:docPartObj>
    </w:sdtPr>
    <w:sdtContent>
      <w:p w14:paraId="0C2ECD90" w14:textId="031CF978" w:rsidR="00E361C4" w:rsidRDefault="00E361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43B36DA" w14:textId="77777777" w:rsidR="00E361C4" w:rsidRDefault="00E36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56EA" w14:textId="77777777" w:rsidR="0032797D" w:rsidRDefault="0032797D" w:rsidP="00E361C4">
      <w:pPr>
        <w:spacing w:after="0" w:line="240" w:lineRule="auto"/>
      </w:pPr>
      <w:r>
        <w:separator/>
      </w:r>
    </w:p>
  </w:footnote>
  <w:footnote w:type="continuationSeparator" w:id="0">
    <w:p w14:paraId="146A2844" w14:textId="77777777" w:rsidR="0032797D" w:rsidRDefault="0032797D" w:rsidP="00E36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22EB7"/>
    <w:multiLevelType w:val="multilevel"/>
    <w:tmpl w:val="D0D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501B9"/>
    <w:multiLevelType w:val="hybridMultilevel"/>
    <w:tmpl w:val="77C686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5CF0069"/>
    <w:multiLevelType w:val="hybridMultilevel"/>
    <w:tmpl w:val="EA3240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BDB4C31"/>
    <w:multiLevelType w:val="multilevel"/>
    <w:tmpl w:val="91B6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37AF9"/>
    <w:multiLevelType w:val="multilevel"/>
    <w:tmpl w:val="C704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762F5"/>
    <w:multiLevelType w:val="hybridMultilevel"/>
    <w:tmpl w:val="192AD8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38D0AD6"/>
    <w:multiLevelType w:val="hybridMultilevel"/>
    <w:tmpl w:val="FFFFFFFF"/>
    <w:lvl w:ilvl="0" w:tplc="054A50F0">
      <w:start w:val="1"/>
      <w:numFmt w:val="bullet"/>
      <w:lvlText w:val="-"/>
      <w:lvlJc w:val="left"/>
      <w:pPr>
        <w:ind w:left="720" w:hanging="360"/>
      </w:pPr>
      <w:rPr>
        <w:rFonts w:ascii="Aptos" w:hAnsi="Aptos" w:hint="default"/>
      </w:rPr>
    </w:lvl>
    <w:lvl w:ilvl="1" w:tplc="7E364A42">
      <w:start w:val="1"/>
      <w:numFmt w:val="bullet"/>
      <w:lvlText w:val="o"/>
      <w:lvlJc w:val="left"/>
      <w:pPr>
        <w:ind w:left="1440" w:hanging="360"/>
      </w:pPr>
      <w:rPr>
        <w:rFonts w:ascii="Courier New" w:hAnsi="Courier New" w:hint="default"/>
      </w:rPr>
    </w:lvl>
    <w:lvl w:ilvl="2" w:tplc="288E1DC6">
      <w:start w:val="1"/>
      <w:numFmt w:val="bullet"/>
      <w:lvlText w:val=""/>
      <w:lvlJc w:val="left"/>
      <w:pPr>
        <w:ind w:left="2160" w:hanging="360"/>
      </w:pPr>
      <w:rPr>
        <w:rFonts w:ascii="Wingdings" w:hAnsi="Wingdings" w:hint="default"/>
      </w:rPr>
    </w:lvl>
    <w:lvl w:ilvl="3" w:tplc="B62E9CD4">
      <w:start w:val="1"/>
      <w:numFmt w:val="bullet"/>
      <w:lvlText w:val=""/>
      <w:lvlJc w:val="left"/>
      <w:pPr>
        <w:ind w:left="2880" w:hanging="360"/>
      </w:pPr>
      <w:rPr>
        <w:rFonts w:ascii="Symbol" w:hAnsi="Symbol" w:hint="default"/>
      </w:rPr>
    </w:lvl>
    <w:lvl w:ilvl="4" w:tplc="E1B8F748">
      <w:start w:val="1"/>
      <w:numFmt w:val="bullet"/>
      <w:lvlText w:val="o"/>
      <w:lvlJc w:val="left"/>
      <w:pPr>
        <w:ind w:left="3600" w:hanging="360"/>
      </w:pPr>
      <w:rPr>
        <w:rFonts w:ascii="Courier New" w:hAnsi="Courier New" w:hint="default"/>
      </w:rPr>
    </w:lvl>
    <w:lvl w:ilvl="5" w:tplc="4AE6B57A">
      <w:start w:val="1"/>
      <w:numFmt w:val="bullet"/>
      <w:lvlText w:val=""/>
      <w:lvlJc w:val="left"/>
      <w:pPr>
        <w:ind w:left="4320" w:hanging="360"/>
      </w:pPr>
      <w:rPr>
        <w:rFonts w:ascii="Wingdings" w:hAnsi="Wingdings" w:hint="default"/>
      </w:rPr>
    </w:lvl>
    <w:lvl w:ilvl="6" w:tplc="BB1EE05C">
      <w:start w:val="1"/>
      <w:numFmt w:val="bullet"/>
      <w:lvlText w:val=""/>
      <w:lvlJc w:val="left"/>
      <w:pPr>
        <w:ind w:left="5040" w:hanging="360"/>
      </w:pPr>
      <w:rPr>
        <w:rFonts w:ascii="Symbol" w:hAnsi="Symbol" w:hint="default"/>
      </w:rPr>
    </w:lvl>
    <w:lvl w:ilvl="7" w:tplc="E1A4CB68">
      <w:start w:val="1"/>
      <w:numFmt w:val="bullet"/>
      <w:lvlText w:val="o"/>
      <w:lvlJc w:val="left"/>
      <w:pPr>
        <w:ind w:left="5760" w:hanging="360"/>
      </w:pPr>
      <w:rPr>
        <w:rFonts w:ascii="Courier New" w:hAnsi="Courier New" w:hint="default"/>
      </w:rPr>
    </w:lvl>
    <w:lvl w:ilvl="8" w:tplc="FD2ADA78">
      <w:start w:val="1"/>
      <w:numFmt w:val="bullet"/>
      <w:lvlText w:val=""/>
      <w:lvlJc w:val="left"/>
      <w:pPr>
        <w:ind w:left="6480" w:hanging="360"/>
      </w:pPr>
      <w:rPr>
        <w:rFonts w:ascii="Wingdings" w:hAnsi="Wingdings" w:hint="default"/>
      </w:rPr>
    </w:lvl>
  </w:abstractNum>
  <w:abstractNum w:abstractNumId="16" w15:restartNumberingAfterBreak="0">
    <w:nsid w:val="33CF17B6"/>
    <w:multiLevelType w:val="hybridMultilevel"/>
    <w:tmpl w:val="FFFFFFFF"/>
    <w:lvl w:ilvl="0" w:tplc="0E1A7FDC">
      <w:start w:val="1"/>
      <w:numFmt w:val="bullet"/>
      <w:lvlText w:val="-"/>
      <w:lvlJc w:val="left"/>
      <w:pPr>
        <w:ind w:left="720" w:hanging="360"/>
      </w:pPr>
      <w:rPr>
        <w:rFonts w:ascii="Aptos" w:hAnsi="Aptos" w:hint="default"/>
      </w:rPr>
    </w:lvl>
    <w:lvl w:ilvl="1" w:tplc="7D243D34">
      <w:start w:val="1"/>
      <w:numFmt w:val="bullet"/>
      <w:lvlText w:val="o"/>
      <w:lvlJc w:val="left"/>
      <w:pPr>
        <w:ind w:left="1440" w:hanging="360"/>
      </w:pPr>
      <w:rPr>
        <w:rFonts w:ascii="Courier New" w:hAnsi="Courier New" w:hint="default"/>
      </w:rPr>
    </w:lvl>
    <w:lvl w:ilvl="2" w:tplc="64429560">
      <w:start w:val="1"/>
      <w:numFmt w:val="bullet"/>
      <w:lvlText w:val=""/>
      <w:lvlJc w:val="left"/>
      <w:pPr>
        <w:ind w:left="2160" w:hanging="360"/>
      </w:pPr>
      <w:rPr>
        <w:rFonts w:ascii="Wingdings" w:hAnsi="Wingdings" w:hint="default"/>
      </w:rPr>
    </w:lvl>
    <w:lvl w:ilvl="3" w:tplc="10B8DE60">
      <w:start w:val="1"/>
      <w:numFmt w:val="bullet"/>
      <w:lvlText w:val=""/>
      <w:lvlJc w:val="left"/>
      <w:pPr>
        <w:ind w:left="2880" w:hanging="360"/>
      </w:pPr>
      <w:rPr>
        <w:rFonts w:ascii="Symbol" w:hAnsi="Symbol" w:hint="default"/>
      </w:rPr>
    </w:lvl>
    <w:lvl w:ilvl="4" w:tplc="87DA29E8">
      <w:start w:val="1"/>
      <w:numFmt w:val="bullet"/>
      <w:lvlText w:val="o"/>
      <w:lvlJc w:val="left"/>
      <w:pPr>
        <w:ind w:left="3600" w:hanging="360"/>
      </w:pPr>
      <w:rPr>
        <w:rFonts w:ascii="Courier New" w:hAnsi="Courier New" w:hint="default"/>
      </w:rPr>
    </w:lvl>
    <w:lvl w:ilvl="5" w:tplc="07165B64">
      <w:start w:val="1"/>
      <w:numFmt w:val="bullet"/>
      <w:lvlText w:val=""/>
      <w:lvlJc w:val="left"/>
      <w:pPr>
        <w:ind w:left="4320" w:hanging="360"/>
      </w:pPr>
      <w:rPr>
        <w:rFonts w:ascii="Wingdings" w:hAnsi="Wingdings" w:hint="default"/>
      </w:rPr>
    </w:lvl>
    <w:lvl w:ilvl="6" w:tplc="655ABA74">
      <w:start w:val="1"/>
      <w:numFmt w:val="bullet"/>
      <w:lvlText w:val=""/>
      <w:lvlJc w:val="left"/>
      <w:pPr>
        <w:ind w:left="5040" w:hanging="360"/>
      </w:pPr>
      <w:rPr>
        <w:rFonts w:ascii="Symbol" w:hAnsi="Symbol" w:hint="default"/>
      </w:rPr>
    </w:lvl>
    <w:lvl w:ilvl="7" w:tplc="968E69DE">
      <w:start w:val="1"/>
      <w:numFmt w:val="bullet"/>
      <w:lvlText w:val="o"/>
      <w:lvlJc w:val="left"/>
      <w:pPr>
        <w:ind w:left="5760" w:hanging="360"/>
      </w:pPr>
      <w:rPr>
        <w:rFonts w:ascii="Courier New" w:hAnsi="Courier New" w:hint="default"/>
      </w:rPr>
    </w:lvl>
    <w:lvl w:ilvl="8" w:tplc="CAB8AC26">
      <w:start w:val="1"/>
      <w:numFmt w:val="bullet"/>
      <w:lvlText w:val=""/>
      <w:lvlJc w:val="left"/>
      <w:pPr>
        <w:ind w:left="6480" w:hanging="360"/>
      </w:pPr>
      <w:rPr>
        <w:rFonts w:ascii="Wingdings" w:hAnsi="Wingdings" w:hint="default"/>
      </w:rPr>
    </w:lvl>
  </w:abstractNum>
  <w:abstractNum w:abstractNumId="17" w15:restartNumberingAfterBreak="0">
    <w:nsid w:val="3EA7522F"/>
    <w:multiLevelType w:val="hybridMultilevel"/>
    <w:tmpl w:val="EEB2DCE0"/>
    <w:lvl w:ilvl="0" w:tplc="19F4F6D4">
      <w:numFmt w:val="bullet"/>
      <w:lvlText w:val="-"/>
      <w:lvlJc w:val="left"/>
      <w:pPr>
        <w:ind w:left="405" w:hanging="360"/>
      </w:pPr>
      <w:rPr>
        <w:rFonts w:ascii="Cambria" w:eastAsiaTheme="minorEastAsia" w:hAnsi="Cambria"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8" w15:restartNumberingAfterBreak="0">
    <w:nsid w:val="4154DD44"/>
    <w:multiLevelType w:val="hybridMultilevel"/>
    <w:tmpl w:val="FFFFFFFF"/>
    <w:lvl w:ilvl="0" w:tplc="FE62B5AC">
      <w:start w:val="1"/>
      <w:numFmt w:val="bullet"/>
      <w:lvlText w:val=""/>
      <w:lvlJc w:val="left"/>
      <w:pPr>
        <w:ind w:left="720" w:hanging="360"/>
      </w:pPr>
      <w:rPr>
        <w:rFonts w:ascii="Symbol" w:hAnsi="Symbol" w:hint="default"/>
      </w:rPr>
    </w:lvl>
    <w:lvl w:ilvl="1" w:tplc="39A6DE32">
      <w:start w:val="1"/>
      <w:numFmt w:val="bullet"/>
      <w:lvlText w:val="o"/>
      <w:lvlJc w:val="left"/>
      <w:pPr>
        <w:ind w:left="1440" w:hanging="360"/>
      </w:pPr>
      <w:rPr>
        <w:rFonts w:ascii="Courier New" w:hAnsi="Courier New" w:hint="default"/>
      </w:rPr>
    </w:lvl>
    <w:lvl w:ilvl="2" w:tplc="C47AF214">
      <w:start w:val="1"/>
      <w:numFmt w:val="bullet"/>
      <w:lvlText w:val=""/>
      <w:lvlJc w:val="left"/>
      <w:pPr>
        <w:ind w:left="2160" w:hanging="360"/>
      </w:pPr>
      <w:rPr>
        <w:rFonts w:ascii="Wingdings" w:hAnsi="Wingdings" w:hint="default"/>
      </w:rPr>
    </w:lvl>
    <w:lvl w:ilvl="3" w:tplc="6DFCC726">
      <w:start w:val="1"/>
      <w:numFmt w:val="bullet"/>
      <w:lvlText w:val=""/>
      <w:lvlJc w:val="left"/>
      <w:pPr>
        <w:ind w:left="2880" w:hanging="360"/>
      </w:pPr>
      <w:rPr>
        <w:rFonts w:ascii="Symbol" w:hAnsi="Symbol" w:hint="default"/>
      </w:rPr>
    </w:lvl>
    <w:lvl w:ilvl="4" w:tplc="AEDE07E0">
      <w:start w:val="1"/>
      <w:numFmt w:val="bullet"/>
      <w:lvlText w:val="o"/>
      <w:lvlJc w:val="left"/>
      <w:pPr>
        <w:ind w:left="3600" w:hanging="360"/>
      </w:pPr>
      <w:rPr>
        <w:rFonts w:ascii="Courier New" w:hAnsi="Courier New" w:hint="default"/>
      </w:rPr>
    </w:lvl>
    <w:lvl w:ilvl="5" w:tplc="984C4432">
      <w:start w:val="1"/>
      <w:numFmt w:val="bullet"/>
      <w:lvlText w:val=""/>
      <w:lvlJc w:val="left"/>
      <w:pPr>
        <w:ind w:left="4320" w:hanging="360"/>
      </w:pPr>
      <w:rPr>
        <w:rFonts w:ascii="Wingdings" w:hAnsi="Wingdings" w:hint="default"/>
      </w:rPr>
    </w:lvl>
    <w:lvl w:ilvl="6" w:tplc="C3BA51EE">
      <w:start w:val="1"/>
      <w:numFmt w:val="bullet"/>
      <w:lvlText w:val=""/>
      <w:lvlJc w:val="left"/>
      <w:pPr>
        <w:ind w:left="5040" w:hanging="360"/>
      </w:pPr>
      <w:rPr>
        <w:rFonts w:ascii="Symbol" w:hAnsi="Symbol" w:hint="default"/>
      </w:rPr>
    </w:lvl>
    <w:lvl w:ilvl="7" w:tplc="AC221F9E">
      <w:start w:val="1"/>
      <w:numFmt w:val="bullet"/>
      <w:lvlText w:val="o"/>
      <w:lvlJc w:val="left"/>
      <w:pPr>
        <w:ind w:left="5760" w:hanging="360"/>
      </w:pPr>
      <w:rPr>
        <w:rFonts w:ascii="Courier New" w:hAnsi="Courier New" w:hint="default"/>
      </w:rPr>
    </w:lvl>
    <w:lvl w:ilvl="8" w:tplc="4516D448">
      <w:start w:val="1"/>
      <w:numFmt w:val="bullet"/>
      <w:lvlText w:val=""/>
      <w:lvlJc w:val="left"/>
      <w:pPr>
        <w:ind w:left="6480" w:hanging="360"/>
      </w:pPr>
      <w:rPr>
        <w:rFonts w:ascii="Wingdings" w:hAnsi="Wingdings" w:hint="default"/>
      </w:rPr>
    </w:lvl>
  </w:abstractNum>
  <w:abstractNum w:abstractNumId="19" w15:restartNumberingAfterBreak="0">
    <w:nsid w:val="415C0B97"/>
    <w:multiLevelType w:val="hybridMultilevel"/>
    <w:tmpl w:val="FFFFFFFF"/>
    <w:lvl w:ilvl="0" w:tplc="F1807F1C">
      <w:start w:val="1"/>
      <w:numFmt w:val="decimal"/>
      <w:lvlText w:val="%1."/>
      <w:lvlJc w:val="left"/>
      <w:pPr>
        <w:ind w:left="720" w:hanging="360"/>
      </w:pPr>
    </w:lvl>
    <w:lvl w:ilvl="1" w:tplc="D466D104">
      <w:start w:val="1"/>
      <w:numFmt w:val="lowerLetter"/>
      <w:lvlText w:val="%2."/>
      <w:lvlJc w:val="left"/>
      <w:pPr>
        <w:ind w:left="1440" w:hanging="360"/>
      </w:pPr>
    </w:lvl>
    <w:lvl w:ilvl="2" w:tplc="0CBCF164">
      <w:start w:val="1"/>
      <w:numFmt w:val="lowerRoman"/>
      <w:lvlText w:val="%3."/>
      <w:lvlJc w:val="right"/>
      <w:pPr>
        <w:ind w:left="2160" w:hanging="180"/>
      </w:pPr>
    </w:lvl>
    <w:lvl w:ilvl="3" w:tplc="4B7E919C">
      <w:start w:val="1"/>
      <w:numFmt w:val="decimal"/>
      <w:lvlText w:val="%4."/>
      <w:lvlJc w:val="left"/>
      <w:pPr>
        <w:ind w:left="2880" w:hanging="360"/>
      </w:pPr>
    </w:lvl>
    <w:lvl w:ilvl="4" w:tplc="7578FC80">
      <w:start w:val="1"/>
      <w:numFmt w:val="lowerLetter"/>
      <w:lvlText w:val="%5."/>
      <w:lvlJc w:val="left"/>
      <w:pPr>
        <w:ind w:left="3600" w:hanging="360"/>
      </w:pPr>
    </w:lvl>
    <w:lvl w:ilvl="5" w:tplc="3EF47C7E">
      <w:start w:val="1"/>
      <w:numFmt w:val="lowerRoman"/>
      <w:lvlText w:val="%6."/>
      <w:lvlJc w:val="right"/>
      <w:pPr>
        <w:ind w:left="4320" w:hanging="180"/>
      </w:pPr>
    </w:lvl>
    <w:lvl w:ilvl="6" w:tplc="8FC866F4">
      <w:start w:val="1"/>
      <w:numFmt w:val="decimal"/>
      <w:lvlText w:val="%7."/>
      <w:lvlJc w:val="left"/>
      <w:pPr>
        <w:ind w:left="5040" w:hanging="360"/>
      </w:pPr>
    </w:lvl>
    <w:lvl w:ilvl="7" w:tplc="33665A00">
      <w:start w:val="1"/>
      <w:numFmt w:val="lowerLetter"/>
      <w:lvlText w:val="%8."/>
      <w:lvlJc w:val="left"/>
      <w:pPr>
        <w:ind w:left="5760" w:hanging="360"/>
      </w:pPr>
    </w:lvl>
    <w:lvl w:ilvl="8" w:tplc="306643E8">
      <w:start w:val="1"/>
      <w:numFmt w:val="lowerRoman"/>
      <w:lvlText w:val="%9."/>
      <w:lvlJc w:val="right"/>
      <w:pPr>
        <w:ind w:left="6480" w:hanging="180"/>
      </w:pPr>
    </w:lvl>
  </w:abstractNum>
  <w:abstractNum w:abstractNumId="20" w15:restartNumberingAfterBreak="0">
    <w:nsid w:val="472646B5"/>
    <w:multiLevelType w:val="multilevel"/>
    <w:tmpl w:val="8ED8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4D000D"/>
    <w:multiLevelType w:val="multilevel"/>
    <w:tmpl w:val="61661D6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5341F34"/>
    <w:multiLevelType w:val="hybridMultilevel"/>
    <w:tmpl w:val="FFFFFFFF"/>
    <w:lvl w:ilvl="0" w:tplc="B2FCF0CC">
      <w:start w:val="1"/>
      <w:numFmt w:val="bullet"/>
      <w:lvlText w:val="-"/>
      <w:lvlJc w:val="left"/>
      <w:pPr>
        <w:ind w:left="720" w:hanging="360"/>
      </w:pPr>
      <w:rPr>
        <w:rFonts w:ascii="Aptos" w:hAnsi="Aptos" w:hint="default"/>
      </w:rPr>
    </w:lvl>
    <w:lvl w:ilvl="1" w:tplc="6AD4D004">
      <w:start w:val="1"/>
      <w:numFmt w:val="bullet"/>
      <w:lvlText w:val="o"/>
      <w:lvlJc w:val="left"/>
      <w:pPr>
        <w:ind w:left="1440" w:hanging="360"/>
      </w:pPr>
      <w:rPr>
        <w:rFonts w:ascii="Courier New" w:hAnsi="Courier New" w:hint="default"/>
      </w:rPr>
    </w:lvl>
    <w:lvl w:ilvl="2" w:tplc="D6202BD6">
      <w:start w:val="1"/>
      <w:numFmt w:val="bullet"/>
      <w:lvlText w:val=""/>
      <w:lvlJc w:val="left"/>
      <w:pPr>
        <w:ind w:left="2160" w:hanging="360"/>
      </w:pPr>
      <w:rPr>
        <w:rFonts w:ascii="Wingdings" w:hAnsi="Wingdings" w:hint="default"/>
      </w:rPr>
    </w:lvl>
    <w:lvl w:ilvl="3" w:tplc="039CCBE8">
      <w:start w:val="1"/>
      <w:numFmt w:val="bullet"/>
      <w:lvlText w:val=""/>
      <w:lvlJc w:val="left"/>
      <w:pPr>
        <w:ind w:left="2880" w:hanging="360"/>
      </w:pPr>
      <w:rPr>
        <w:rFonts w:ascii="Symbol" w:hAnsi="Symbol" w:hint="default"/>
      </w:rPr>
    </w:lvl>
    <w:lvl w:ilvl="4" w:tplc="0B7CEEBC">
      <w:start w:val="1"/>
      <w:numFmt w:val="bullet"/>
      <w:lvlText w:val="o"/>
      <w:lvlJc w:val="left"/>
      <w:pPr>
        <w:ind w:left="3600" w:hanging="360"/>
      </w:pPr>
      <w:rPr>
        <w:rFonts w:ascii="Courier New" w:hAnsi="Courier New" w:hint="default"/>
      </w:rPr>
    </w:lvl>
    <w:lvl w:ilvl="5" w:tplc="4368526A">
      <w:start w:val="1"/>
      <w:numFmt w:val="bullet"/>
      <w:lvlText w:val=""/>
      <w:lvlJc w:val="left"/>
      <w:pPr>
        <w:ind w:left="4320" w:hanging="360"/>
      </w:pPr>
      <w:rPr>
        <w:rFonts w:ascii="Wingdings" w:hAnsi="Wingdings" w:hint="default"/>
      </w:rPr>
    </w:lvl>
    <w:lvl w:ilvl="6" w:tplc="05F4D9E2">
      <w:start w:val="1"/>
      <w:numFmt w:val="bullet"/>
      <w:lvlText w:val=""/>
      <w:lvlJc w:val="left"/>
      <w:pPr>
        <w:ind w:left="5040" w:hanging="360"/>
      </w:pPr>
      <w:rPr>
        <w:rFonts w:ascii="Symbol" w:hAnsi="Symbol" w:hint="default"/>
      </w:rPr>
    </w:lvl>
    <w:lvl w:ilvl="7" w:tplc="508C7B64">
      <w:start w:val="1"/>
      <w:numFmt w:val="bullet"/>
      <w:lvlText w:val="o"/>
      <w:lvlJc w:val="left"/>
      <w:pPr>
        <w:ind w:left="5760" w:hanging="360"/>
      </w:pPr>
      <w:rPr>
        <w:rFonts w:ascii="Courier New" w:hAnsi="Courier New" w:hint="default"/>
      </w:rPr>
    </w:lvl>
    <w:lvl w:ilvl="8" w:tplc="44F8466A">
      <w:start w:val="1"/>
      <w:numFmt w:val="bullet"/>
      <w:lvlText w:val=""/>
      <w:lvlJc w:val="left"/>
      <w:pPr>
        <w:ind w:left="6480" w:hanging="360"/>
      </w:pPr>
      <w:rPr>
        <w:rFonts w:ascii="Wingdings" w:hAnsi="Wingdings" w:hint="default"/>
      </w:rPr>
    </w:lvl>
  </w:abstractNum>
  <w:abstractNum w:abstractNumId="23" w15:restartNumberingAfterBreak="0">
    <w:nsid w:val="62F5E4E4"/>
    <w:multiLevelType w:val="hybridMultilevel"/>
    <w:tmpl w:val="FFFFFFFF"/>
    <w:lvl w:ilvl="0" w:tplc="05944DFA">
      <w:start w:val="1"/>
      <w:numFmt w:val="bullet"/>
      <w:lvlText w:val="-"/>
      <w:lvlJc w:val="left"/>
      <w:pPr>
        <w:ind w:left="720" w:hanging="360"/>
      </w:pPr>
      <w:rPr>
        <w:rFonts w:ascii="Aptos" w:hAnsi="Aptos" w:hint="default"/>
      </w:rPr>
    </w:lvl>
    <w:lvl w:ilvl="1" w:tplc="FC7CCF54">
      <w:start w:val="1"/>
      <w:numFmt w:val="bullet"/>
      <w:lvlText w:val="o"/>
      <w:lvlJc w:val="left"/>
      <w:pPr>
        <w:ind w:left="1440" w:hanging="360"/>
      </w:pPr>
      <w:rPr>
        <w:rFonts w:ascii="Courier New" w:hAnsi="Courier New" w:hint="default"/>
      </w:rPr>
    </w:lvl>
    <w:lvl w:ilvl="2" w:tplc="4086C790">
      <w:start w:val="1"/>
      <w:numFmt w:val="bullet"/>
      <w:lvlText w:val=""/>
      <w:lvlJc w:val="left"/>
      <w:pPr>
        <w:ind w:left="2160" w:hanging="360"/>
      </w:pPr>
      <w:rPr>
        <w:rFonts w:ascii="Wingdings" w:hAnsi="Wingdings" w:hint="default"/>
      </w:rPr>
    </w:lvl>
    <w:lvl w:ilvl="3" w:tplc="6FAA2676">
      <w:start w:val="1"/>
      <w:numFmt w:val="bullet"/>
      <w:lvlText w:val=""/>
      <w:lvlJc w:val="left"/>
      <w:pPr>
        <w:ind w:left="2880" w:hanging="360"/>
      </w:pPr>
      <w:rPr>
        <w:rFonts w:ascii="Symbol" w:hAnsi="Symbol" w:hint="default"/>
      </w:rPr>
    </w:lvl>
    <w:lvl w:ilvl="4" w:tplc="CEE4A9EC">
      <w:start w:val="1"/>
      <w:numFmt w:val="bullet"/>
      <w:lvlText w:val="o"/>
      <w:lvlJc w:val="left"/>
      <w:pPr>
        <w:ind w:left="3600" w:hanging="360"/>
      </w:pPr>
      <w:rPr>
        <w:rFonts w:ascii="Courier New" w:hAnsi="Courier New" w:hint="default"/>
      </w:rPr>
    </w:lvl>
    <w:lvl w:ilvl="5" w:tplc="5E00ABA6">
      <w:start w:val="1"/>
      <w:numFmt w:val="bullet"/>
      <w:lvlText w:val=""/>
      <w:lvlJc w:val="left"/>
      <w:pPr>
        <w:ind w:left="4320" w:hanging="360"/>
      </w:pPr>
      <w:rPr>
        <w:rFonts w:ascii="Wingdings" w:hAnsi="Wingdings" w:hint="default"/>
      </w:rPr>
    </w:lvl>
    <w:lvl w:ilvl="6" w:tplc="B4C0AF8A">
      <w:start w:val="1"/>
      <w:numFmt w:val="bullet"/>
      <w:lvlText w:val=""/>
      <w:lvlJc w:val="left"/>
      <w:pPr>
        <w:ind w:left="5040" w:hanging="360"/>
      </w:pPr>
      <w:rPr>
        <w:rFonts w:ascii="Symbol" w:hAnsi="Symbol" w:hint="default"/>
      </w:rPr>
    </w:lvl>
    <w:lvl w:ilvl="7" w:tplc="F1B448EC">
      <w:start w:val="1"/>
      <w:numFmt w:val="bullet"/>
      <w:lvlText w:val="o"/>
      <w:lvlJc w:val="left"/>
      <w:pPr>
        <w:ind w:left="5760" w:hanging="360"/>
      </w:pPr>
      <w:rPr>
        <w:rFonts w:ascii="Courier New" w:hAnsi="Courier New" w:hint="default"/>
      </w:rPr>
    </w:lvl>
    <w:lvl w:ilvl="8" w:tplc="08A4FDF2">
      <w:start w:val="1"/>
      <w:numFmt w:val="bullet"/>
      <w:lvlText w:val=""/>
      <w:lvlJc w:val="left"/>
      <w:pPr>
        <w:ind w:left="6480" w:hanging="360"/>
      </w:pPr>
      <w:rPr>
        <w:rFonts w:ascii="Wingdings" w:hAnsi="Wingdings" w:hint="default"/>
      </w:rPr>
    </w:lvl>
  </w:abstractNum>
  <w:abstractNum w:abstractNumId="24" w15:restartNumberingAfterBreak="0">
    <w:nsid w:val="63BF508C"/>
    <w:multiLevelType w:val="hybridMultilevel"/>
    <w:tmpl w:val="AC3026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DDDA9AC"/>
    <w:multiLevelType w:val="hybridMultilevel"/>
    <w:tmpl w:val="FFFFFFFF"/>
    <w:lvl w:ilvl="0" w:tplc="BA1C5906">
      <w:start w:val="1"/>
      <w:numFmt w:val="bullet"/>
      <w:lvlText w:val="-"/>
      <w:lvlJc w:val="left"/>
      <w:pPr>
        <w:ind w:left="720" w:hanging="360"/>
      </w:pPr>
      <w:rPr>
        <w:rFonts w:ascii="Aptos" w:hAnsi="Aptos" w:hint="default"/>
      </w:rPr>
    </w:lvl>
    <w:lvl w:ilvl="1" w:tplc="D618FDE0">
      <w:start w:val="1"/>
      <w:numFmt w:val="bullet"/>
      <w:lvlText w:val="o"/>
      <w:lvlJc w:val="left"/>
      <w:pPr>
        <w:ind w:left="1440" w:hanging="360"/>
      </w:pPr>
      <w:rPr>
        <w:rFonts w:ascii="Courier New" w:hAnsi="Courier New" w:hint="default"/>
      </w:rPr>
    </w:lvl>
    <w:lvl w:ilvl="2" w:tplc="1FCA09BC">
      <w:start w:val="1"/>
      <w:numFmt w:val="bullet"/>
      <w:lvlText w:val=""/>
      <w:lvlJc w:val="left"/>
      <w:pPr>
        <w:ind w:left="2160" w:hanging="360"/>
      </w:pPr>
      <w:rPr>
        <w:rFonts w:ascii="Wingdings" w:hAnsi="Wingdings" w:hint="default"/>
      </w:rPr>
    </w:lvl>
    <w:lvl w:ilvl="3" w:tplc="B5E6CE86">
      <w:start w:val="1"/>
      <w:numFmt w:val="bullet"/>
      <w:lvlText w:val=""/>
      <w:lvlJc w:val="left"/>
      <w:pPr>
        <w:ind w:left="2880" w:hanging="360"/>
      </w:pPr>
      <w:rPr>
        <w:rFonts w:ascii="Symbol" w:hAnsi="Symbol" w:hint="default"/>
      </w:rPr>
    </w:lvl>
    <w:lvl w:ilvl="4" w:tplc="8AF2EB7E">
      <w:start w:val="1"/>
      <w:numFmt w:val="bullet"/>
      <w:lvlText w:val="o"/>
      <w:lvlJc w:val="left"/>
      <w:pPr>
        <w:ind w:left="3600" w:hanging="360"/>
      </w:pPr>
      <w:rPr>
        <w:rFonts w:ascii="Courier New" w:hAnsi="Courier New" w:hint="default"/>
      </w:rPr>
    </w:lvl>
    <w:lvl w:ilvl="5" w:tplc="E23EDF72">
      <w:start w:val="1"/>
      <w:numFmt w:val="bullet"/>
      <w:lvlText w:val=""/>
      <w:lvlJc w:val="left"/>
      <w:pPr>
        <w:ind w:left="4320" w:hanging="360"/>
      </w:pPr>
      <w:rPr>
        <w:rFonts w:ascii="Wingdings" w:hAnsi="Wingdings" w:hint="default"/>
      </w:rPr>
    </w:lvl>
    <w:lvl w:ilvl="6" w:tplc="C82E3C4A">
      <w:start w:val="1"/>
      <w:numFmt w:val="bullet"/>
      <w:lvlText w:val=""/>
      <w:lvlJc w:val="left"/>
      <w:pPr>
        <w:ind w:left="5040" w:hanging="360"/>
      </w:pPr>
      <w:rPr>
        <w:rFonts w:ascii="Symbol" w:hAnsi="Symbol" w:hint="default"/>
      </w:rPr>
    </w:lvl>
    <w:lvl w:ilvl="7" w:tplc="3BEC1BD2">
      <w:start w:val="1"/>
      <w:numFmt w:val="bullet"/>
      <w:lvlText w:val="o"/>
      <w:lvlJc w:val="left"/>
      <w:pPr>
        <w:ind w:left="5760" w:hanging="360"/>
      </w:pPr>
      <w:rPr>
        <w:rFonts w:ascii="Courier New" w:hAnsi="Courier New" w:hint="default"/>
      </w:rPr>
    </w:lvl>
    <w:lvl w:ilvl="8" w:tplc="CC00942E">
      <w:start w:val="1"/>
      <w:numFmt w:val="bullet"/>
      <w:lvlText w:val=""/>
      <w:lvlJc w:val="left"/>
      <w:pPr>
        <w:ind w:left="6480" w:hanging="360"/>
      </w:pPr>
      <w:rPr>
        <w:rFonts w:ascii="Wingdings" w:hAnsi="Wingdings" w:hint="default"/>
      </w:rPr>
    </w:lvl>
  </w:abstractNum>
  <w:abstractNum w:abstractNumId="26" w15:restartNumberingAfterBreak="0">
    <w:nsid w:val="77275211"/>
    <w:multiLevelType w:val="multilevel"/>
    <w:tmpl w:val="1C4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806113">
    <w:abstractNumId w:val="8"/>
  </w:num>
  <w:num w:numId="2" w16cid:durableId="1684894403">
    <w:abstractNumId w:val="6"/>
  </w:num>
  <w:num w:numId="3" w16cid:durableId="1110198697">
    <w:abstractNumId w:val="5"/>
  </w:num>
  <w:num w:numId="4" w16cid:durableId="13189231">
    <w:abstractNumId w:val="4"/>
  </w:num>
  <w:num w:numId="5" w16cid:durableId="1662542543">
    <w:abstractNumId w:val="7"/>
  </w:num>
  <w:num w:numId="6" w16cid:durableId="737367654">
    <w:abstractNumId w:val="3"/>
  </w:num>
  <w:num w:numId="7" w16cid:durableId="1133672628">
    <w:abstractNumId w:val="2"/>
  </w:num>
  <w:num w:numId="8" w16cid:durableId="1849830647">
    <w:abstractNumId w:val="1"/>
  </w:num>
  <w:num w:numId="9" w16cid:durableId="512719849">
    <w:abstractNumId w:val="0"/>
  </w:num>
  <w:num w:numId="10" w16cid:durableId="632953257">
    <w:abstractNumId w:val="17"/>
  </w:num>
  <w:num w:numId="11" w16cid:durableId="1161887990">
    <w:abstractNumId w:val="9"/>
  </w:num>
  <w:num w:numId="12" w16cid:durableId="808671404">
    <w:abstractNumId w:val="12"/>
  </w:num>
  <w:num w:numId="13" w16cid:durableId="1505123041">
    <w:abstractNumId w:val="26"/>
  </w:num>
  <w:num w:numId="14" w16cid:durableId="1100686614">
    <w:abstractNumId w:val="24"/>
  </w:num>
  <w:num w:numId="15" w16cid:durableId="688915479">
    <w:abstractNumId w:val="14"/>
  </w:num>
  <w:num w:numId="16" w16cid:durableId="326061337">
    <w:abstractNumId w:val="10"/>
  </w:num>
  <w:num w:numId="17" w16cid:durableId="1862670513">
    <w:abstractNumId w:val="23"/>
  </w:num>
  <w:num w:numId="18" w16cid:durableId="1411344340">
    <w:abstractNumId w:val="16"/>
  </w:num>
  <w:num w:numId="19" w16cid:durableId="70389947">
    <w:abstractNumId w:val="15"/>
  </w:num>
  <w:num w:numId="20" w16cid:durableId="1704289323">
    <w:abstractNumId w:val="25"/>
  </w:num>
  <w:num w:numId="21" w16cid:durableId="289677758">
    <w:abstractNumId w:val="22"/>
  </w:num>
  <w:num w:numId="22" w16cid:durableId="1846629520">
    <w:abstractNumId w:val="21"/>
  </w:num>
  <w:num w:numId="23" w16cid:durableId="1874271275">
    <w:abstractNumId w:val="18"/>
  </w:num>
  <w:num w:numId="24" w16cid:durableId="405880980">
    <w:abstractNumId w:val="19"/>
  </w:num>
  <w:num w:numId="25" w16cid:durableId="1221095927">
    <w:abstractNumId w:val="13"/>
  </w:num>
  <w:num w:numId="26" w16cid:durableId="1646811870">
    <w:abstractNumId w:val="20"/>
  </w:num>
  <w:num w:numId="27" w16cid:durableId="10082163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C7"/>
    <w:rsid w:val="0000187E"/>
    <w:rsid w:val="00004026"/>
    <w:rsid w:val="000041E3"/>
    <w:rsid w:val="00004469"/>
    <w:rsid w:val="000055E3"/>
    <w:rsid w:val="00005A8A"/>
    <w:rsid w:val="00005E3E"/>
    <w:rsid w:val="00005F19"/>
    <w:rsid w:val="00006377"/>
    <w:rsid w:val="00007257"/>
    <w:rsid w:val="000076DA"/>
    <w:rsid w:val="00010283"/>
    <w:rsid w:val="0001059C"/>
    <w:rsid w:val="00010DFC"/>
    <w:rsid w:val="000122E1"/>
    <w:rsid w:val="00012404"/>
    <w:rsid w:val="000124F0"/>
    <w:rsid w:val="00012AC5"/>
    <w:rsid w:val="00013405"/>
    <w:rsid w:val="000138F9"/>
    <w:rsid w:val="0001426F"/>
    <w:rsid w:val="00014539"/>
    <w:rsid w:val="000151B1"/>
    <w:rsid w:val="000159EB"/>
    <w:rsid w:val="000166EB"/>
    <w:rsid w:val="00017D3D"/>
    <w:rsid w:val="000208C8"/>
    <w:rsid w:val="00020C52"/>
    <w:rsid w:val="000213F0"/>
    <w:rsid w:val="0002140D"/>
    <w:rsid w:val="00021584"/>
    <w:rsid w:val="00023AD5"/>
    <w:rsid w:val="00023BD4"/>
    <w:rsid w:val="00023DD0"/>
    <w:rsid w:val="00024353"/>
    <w:rsid w:val="0002511E"/>
    <w:rsid w:val="00025562"/>
    <w:rsid w:val="00025A8B"/>
    <w:rsid w:val="00025AC4"/>
    <w:rsid w:val="00025EB1"/>
    <w:rsid w:val="00026706"/>
    <w:rsid w:val="00026BED"/>
    <w:rsid w:val="0002737A"/>
    <w:rsid w:val="00027384"/>
    <w:rsid w:val="000275D3"/>
    <w:rsid w:val="00027CAE"/>
    <w:rsid w:val="00030063"/>
    <w:rsid w:val="00030419"/>
    <w:rsid w:val="00031AD4"/>
    <w:rsid w:val="00031B11"/>
    <w:rsid w:val="00031EF9"/>
    <w:rsid w:val="000325BC"/>
    <w:rsid w:val="00032C04"/>
    <w:rsid w:val="00033793"/>
    <w:rsid w:val="00033AC2"/>
    <w:rsid w:val="00034616"/>
    <w:rsid w:val="00034B89"/>
    <w:rsid w:val="00034FE5"/>
    <w:rsid w:val="00036513"/>
    <w:rsid w:val="00036FA8"/>
    <w:rsid w:val="00042576"/>
    <w:rsid w:val="00042609"/>
    <w:rsid w:val="000447FD"/>
    <w:rsid w:val="00044E2C"/>
    <w:rsid w:val="00045E28"/>
    <w:rsid w:val="00045F93"/>
    <w:rsid w:val="00046C29"/>
    <w:rsid w:val="0005021F"/>
    <w:rsid w:val="0005024F"/>
    <w:rsid w:val="00050540"/>
    <w:rsid w:val="00050AB9"/>
    <w:rsid w:val="000513C8"/>
    <w:rsid w:val="000522E0"/>
    <w:rsid w:val="000527CA"/>
    <w:rsid w:val="00053125"/>
    <w:rsid w:val="00053488"/>
    <w:rsid w:val="0005350E"/>
    <w:rsid w:val="00054605"/>
    <w:rsid w:val="00054A27"/>
    <w:rsid w:val="000555BC"/>
    <w:rsid w:val="00055AF2"/>
    <w:rsid w:val="00055EB8"/>
    <w:rsid w:val="000560F8"/>
    <w:rsid w:val="00056836"/>
    <w:rsid w:val="000572C6"/>
    <w:rsid w:val="000572DC"/>
    <w:rsid w:val="000574D3"/>
    <w:rsid w:val="000578F6"/>
    <w:rsid w:val="00057A98"/>
    <w:rsid w:val="0006019B"/>
    <w:rsid w:val="00060371"/>
    <w:rsid w:val="0006063C"/>
    <w:rsid w:val="000612F9"/>
    <w:rsid w:val="00061981"/>
    <w:rsid w:val="000638B2"/>
    <w:rsid w:val="00064687"/>
    <w:rsid w:val="000646CA"/>
    <w:rsid w:val="0006477A"/>
    <w:rsid w:val="000648F6"/>
    <w:rsid w:val="00065E23"/>
    <w:rsid w:val="0006618A"/>
    <w:rsid w:val="000664DE"/>
    <w:rsid w:val="00066888"/>
    <w:rsid w:val="00066D81"/>
    <w:rsid w:val="00067150"/>
    <w:rsid w:val="00067263"/>
    <w:rsid w:val="00067D3E"/>
    <w:rsid w:val="00070698"/>
    <w:rsid w:val="000706C9"/>
    <w:rsid w:val="00071EE7"/>
    <w:rsid w:val="0007243C"/>
    <w:rsid w:val="000734D6"/>
    <w:rsid w:val="00073AEE"/>
    <w:rsid w:val="00073DFA"/>
    <w:rsid w:val="00074791"/>
    <w:rsid w:val="00074BEF"/>
    <w:rsid w:val="00074CC7"/>
    <w:rsid w:val="00075254"/>
    <w:rsid w:val="000752BB"/>
    <w:rsid w:val="0007592D"/>
    <w:rsid w:val="00075A20"/>
    <w:rsid w:val="000774BE"/>
    <w:rsid w:val="00077906"/>
    <w:rsid w:val="00077B4A"/>
    <w:rsid w:val="0008097A"/>
    <w:rsid w:val="00081584"/>
    <w:rsid w:val="00081E1B"/>
    <w:rsid w:val="00081EAF"/>
    <w:rsid w:val="0008300A"/>
    <w:rsid w:val="000832D5"/>
    <w:rsid w:val="0008346F"/>
    <w:rsid w:val="00083A5F"/>
    <w:rsid w:val="0008408D"/>
    <w:rsid w:val="0008413C"/>
    <w:rsid w:val="00084699"/>
    <w:rsid w:val="0008535F"/>
    <w:rsid w:val="000868E5"/>
    <w:rsid w:val="00086CE9"/>
    <w:rsid w:val="00086FDC"/>
    <w:rsid w:val="000873A3"/>
    <w:rsid w:val="00093669"/>
    <w:rsid w:val="0009439D"/>
    <w:rsid w:val="000951AB"/>
    <w:rsid w:val="00095666"/>
    <w:rsid w:val="000958A5"/>
    <w:rsid w:val="000963C7"/>
    <w:rsid w:val="000977FA"/>
    <w:rsid w:val="0009782E"/>
    <w:rsid w:val="000978EC"/>
    <w:rsid w:val="00097B41"/>
    <w:rsid w:val="000A03C2"/>
    <w:rsid w:val="000A0DF9"/>
    <w:rsid w:val="000A12F9"/>
    <w:rsid w:val="000A1698"/>
    <w:rsid w:val="000A2296"/>
    <w:rsid w:val="000A27EC"/>
    <w:rsid w:val="000A2FF4"/>
    <w:rsid w:val="000A32BC"/>
    <w:rsid w:val="000A376B"/>
    <w:rsid w:val="000A39DE"/>
    <w:rsid w:val="000A3AB7"/>
    <w:rsid w:val="000A3DB7"/>
    <w:rsid w:val="000A3F23"/>
    <w:rsid w:val="000A4591"/>
    <w:rsid w:val="000A4699"/>
    <w:rsid w:val="000A4E4F"/>
    <w:rsid w:val="000A5AED"/>
    <w:rsid w:val="000A5E84"/>
    <w:rsid w:val="000A618E"/>
    <w:rsid w:val="000A6F23"/>
    <w:rsid w:val="000A7C6A"/>
    <w:rsid w:val="000B0880"/>
    <w:rsid w:val="000B092E"/>
    <w:rsid w:val="000B0D70"/>
    <w:rsid w:val="000B1395"/>
    <w:rsid w:val="000B16D8"/>
    <w:rsid w:val="000B1B83"/>
    <w:rsid w:val="000B30DD"/>
    <w:rsid w:val="000B393D"/>
    <w:rsid w:val="000B4657"/>
    <w:rsid w:val="000B4990"/>
    <w:rsid w:val="000B4CF4"/>
    <w:rsid w:val="000B4E8A"/>
    <w:rsid w:val="000B6DCF"/>
    <w:rsid w:val="000B71D4"/>
    <w:rsid w:val="000B7680"/>
    <w:rsid w:val="000B77AE"/>
    <w:rsid w:val="000C1664"/>
    <w:rsid w:val="000C1F94"/>
    <w:rsid w:val="000C20D2"/>
    <w:rsid w:val="000C341A"/>
    <w:rsid w:val="000C4742"/>
    <w:rsid w:val="000C50AB"/>
    <w:rsid w:val="000C5132"/>
    <w:rsid w:val="000C51D3"/>
    <w:rsid w:val="000C52AF"/>
    <w:rsid w:val="000C5DA3"/>
    <w:rsid w:val="000C67BF"/>
    <w:rsid w:val="000C6834"/>
    <w:rsid w:val="000C7083"/>
    <w:rsid w:val="000C7092"/>
    <w:rsid w:val="000C737A"/>
    <w:rsid w:val="000C7B32"/>
    <w:rsid w:val="000C7BC5"/>
    <w:rsid w:val="000C7E53"/>
    <w:rsid w:val="000D0C44"/>
    <w:rsid w:val="000D1181"/>
    <w:rsid w:val="000D27D7"/>
    <w:rsid w:val="000D2A9E"/>
    <w:rsid w:val="000D308A"/>
    <w:rsid w:val="000D31DE"/>
    <w:rsid w:val="000D37CB"/>
    <w:rsid w:val="000D3E55"/>
    <w:rsid w:val="000D4505"/>
    <w:rsid w:val="000D4C7F"/>
    <w:rsid w:val="000D4EE5"/>
    <w:rsid w:val="000D5064"/>
    <w:rsid w:val="000D5FA4"/>
    <w:rsid w:val="000D6A3C"/>
    <w:rsid w:val="000D6A59"/>
    <w:rsid w:val="000D6B9B"/>
    <w:rsid w:val="000D6C2B"/>
    <w:rsid w:val="000D7726"/>
    <w:rsid w:val="000E01C1"/>
    <w:rsid w:val="000E0AE4"/>
    <w:rsid w:val="000E0C75"/>
    <w:rsid w:val="000E0DEE"/>
    <w:rsid w:val="000E12A3"/>
    <w:rsid w:val="000E1619"/>
    <w:rsid w:val="000E1BED"/>
    <w:rsid w:val="000E1C4E"/>
    <w:rsid w:val="000E1FD6"/>
    <w:rsid w:val="000E2B53"/>
    <w:rsid w:val="000E4849"/>
    <w:rsid w:val="000E4961"/>
    <w:rsid w:val="000E5699"/>
    <w:rsid w:val="000E5EF7"/>
    <w:rsid w:val="000E65CA"/>
    <w:rsid w:val="000E6A1B"/>
    <w:rsid w:val="000E74FD"/>
    <w:rsid w:val="000E78B2"/>
    <w:rsid w:val="000E7C0B"/>
    <w:rsid w:val="000F0189"/>
    <w:rsid w:val="000F055F"/>
    <w:rsid w:val="000F10B9"/>
    <w:rsid w:val="000F155F"/>
    <w:rsid w:val="000F192B"/>
    <w:rsid w:val="000F2DF2"/>
    <w:rsid w:val="000F3DC6"/>
    <w:rsid w:val="000F471D"/>
    <w:rsid w:val="000F595C"/>
    <w:rsid w:val="000F5CA7"/>
    <w:rsid w:val="001001F0"/>
    <w:rsid w:val="00100434"/>
    <w:rsid w:val="0010057D"/>
    <w:rsid w:val="00100B4F"/>
    <w:rsid w:val="00101297"/>
    <w:rsid w:val="00101B02"/>
    <w:rsid w:val="0010257B"/>
    <w:rsid w:val="00102776"/>
    <w:rsid w:val="001027FE"/>
    <w:rsid w:val="0010351C"/>
    <w:rsid w:val="0010430A"/>
    <w:rsid w:val="00104B2B"/>
    <w:rsid w:val="00106B53"/>
    <w:rsid w:val="00107A86"/>
    <w:rsid w:val="00107CC9"/>
    <w:rsid w:val="0011073C"/>
    <w:rsid w:val="001111C1"/>
    <w:rsid w:val="00111F28"/>
    <w:rsid w:val="00112939"/>
    <w:rsid w:val="001132C8"/>
    <w:rsid w:val="00113BD6"/>
    <w:rsid w:val="00113C1A"/>
    <w:rsid w:val="00113F90"/>
    <w:rsid w:val="00113FEE"/>
    <w:rsid w:val="0011439D"/>
    <w:rsid w:val="0011486C"/>
    <w:rsid w:val="001149D8"/>
    <w:rsid w:val="00114D30"/>
    <w:rsid w:val="00115465"/>
    <w:rsid w:val="00115CC7"/>
    <w:rsid w:val="00115D11"/>
    <w:rsid w:val="001169DA"/>
    <w:rsid w:val="00116F12"/>
    <w:rsid w:val="00117587"/>
    <w:rsid w:val="0011788F"/>
    <w:rsid w:val="001206C9"/>
    <w:rsid w:val="00120BD1"/>
    <w:rsid w:val="00120D4A"/>
    <w:rsid w:val="00120FCE"/>
    <w:rsid w:val="001211E8"/>
    <w:rsid w:val="001219C1"/>
    <w:rsid w:val="00121ED9"/>
    <w:rsid w:val="00122055"/>
    <w:rsid w:val="001233B0"/>
    <w:rsid w:val="001236E4"/>
    <w:rsid w:val="001238ED"/>
    <w:rsid w:val="0012392B"/>
    <w:rsid w:val="00123E28"/>
    <w:rsid w:val="001240ED"/>
    <w:rsid w:val="00125476"/>
    <w:rsid w:val="0012596E"/>
    <w:rsid w:val="001263F6"/>
    <w:rsid w:val="00127725"/>
    <w:rsid w:val="0013029F"/>
    <w:rsid w:val="001304FF"/>
    <w:rsid w:val="00132E99"/>
    <w:rsid w:val="0013332A"/>
    <w:rsid w:val="00133B04"/>
    <w:rsid w:val="001344B1"/>
    <w:rsid w:val="00134F45"/>
    <w:rsid w:val="001352F1"/>
    <w:rsid w:val="00135740"/>
    <w:rsid w:val="00135B83"/>
    <w:rsid w:val="00135D7F"/>
    <w:rsid w:val="00137B7A"/>
    <w:rsid w:val="00137CE6"/>
    <w:rsid w:val="001410BE"/>
    <w:rsid w:val="0014145D"/>
    <w:rsid w:val="00141D5F"/>
    <w:rsid w:val="00142AC0"/>
    <w:rsid w:val="00142AEA"/>
    <w:rsid w:val="0014305C"/>
    <w:rsid w:val="00143B00"/>
    <w:rsid w:val="00145CE7"/>
    <w:rsid w:val="00147348"/>
    <w:rsid w:val="00147925"/>
    <w:rsid w:val="00147BC6"/>
    <w:rsid w:val="0015074B"/>
    <w:rsid w:val="00150C64"/>
    <w:rsid w:val="001515D6"/>
    <w:rsid w:val="001527AF"/>
    <w:rsid w:val="00152DD6"/>
    <w:rsid w:val="00154152"/>
    <w:rsid w:val="0015432E"/>
    <w:rsid w:val="00154E2A"/>
    <w:rsid w:val="0015527A"/>
    <w:rsid w:val="00155E32"/>
    <w:rsid w:val="00156180"/>
    <w:rsid w:val="00157354"/>
    <w:rsid w:val="00157483"/>
    <w:rsid w:val="0015764D"/>
    <w:rsid w:val="00157C9A"/>
    <w:rsid w:val="001600FB"/>
    <w:rsid w:val="00160813"/>
    <w:rsid w:val="00161381"/>
    <w:rsid w:val="0016142C"/>
    <w:rsid w:val="001615F3"/>
    <w:rsid w:val="00162681"/>
    <w:rsid w:val="00162E1A"/>
    <w:rsid w:val="00163CDF"/>
    <w:rsid w:val="00165A33"/>
    <w:rsid w:val="0016608B"/>
    <w:rsid w:val="00166426"/>
    <w:rsid w:val="001674AE"/>
    <w:rsid w:val="00167CC8"/>
    <w:rsid w:val="00171BF1"/>
    <w:rsid w:val="00172E62"/>
    <w:rsid w:val="00172F1A"/>
    <w:rsid w:val="00173965"/>
    <w:rsid w:val="00173A84"/>
    <w:rsid w:val="001748DC"/>
    <w:rsid w:val="001753DF"/>
    <w:rsid w:val="00175598"/>
    <w:rsid w:val="00175E79"/>
    <w:rsid w:val="001767FE"/>
    <w:rsid w:val="00177288"/>
    <w:rsid w:val="0017729F"/>
    <w:rsid w:val="00177480"/>
    <w:rsid w:val="0017767D"/>
    <w:rsid w:val="001778A6"/>
    <w:rsid w:val="001800BE"/>
    <w:rsid w:val="001814C9"/>
    <w:rsid w:val="00182794"/>
    <w:rsid w:val="00183626"/>
    <w:rsid w:val="00183933"/>
    <w:rsid w:val="00183E8B"/>
    <w:rsid w:val="00184334"/>
    <w:rsid w:val="00184817"/>
    <w:rsid w:val="00185123"/>
    <w:rsid w:val="0018547A"/>
    <w:rsid w:val="00185954"/>
    <w:rsid w:val="00185A23"/>
    <w:rsid w:val="00186BCB"/>
    <w:rsid w:val="001870DF"/>
    <w:rsid w:val="00187A58"/>
    <w:rsid w:val="00190570"/>
    <w:rsid w:val="001910A0"/>
    <w:rsid w:val="001916AB"/>
    <w:rsid w:val="0019248C"/>
    <w:rsid w:val="00192AF9"/>
    <w:rsid w:val="00192F09"/>
    <w:rsid w:val="001934F7"/>
    <w:rsid w:val="00193E1E"/>
    <w:rsid w:val="00194808"/>
    <w:rsid w:val="0019515F"/>
    <w:rsid w:val="00195A72"/>
    <w:rsid w:val="00195A87"/>
    <w:rsid w:val="00195EBB"/>
    <w:rsid w:val="00196C37"/>
    <w:rsid w:val="00196FF3"/>
    <w:rsid w:val="00197457"/>
    <w:rsid w:val="001979EC"/>
    <w:rsid w:val="001A1CF7"/>
    <w:rsid w:val="001A2652"/>
    <w:rsid w:val="001A427D"/>
    <w:rsid w:val="001A451D"/>
    <w:rsid w:val="001A4900"/>
    <w:rsid w:val="001A524E"/>
    <w:rsid w:val="001A52F8"/>
    <w:rsid w:val="001A5872"/>
    <w:rsid w:val="001A5DDF"/>
    <w:rsid w:val="001A6927"/>
    <w:rsid w:val="001A6932"/>
    <w:rsid w:val="001A6955"/>
    <w:rsid w:val="001A712F"/>
    <w:rsid w:val="001A72C7"/>
    <w:rsid w:val="001A74B7"/>
    <w:rsid w:val="001A754B"/>
    <w:rsid w:val="001B1D99"/>
    <w:rsid w:val="001B1DEF"/>
    <w:rsid w:val="001B3CE0"/>
    <w:rsid w:val="001B3D80"/>
    <w:rsid w:val="001B405A"/>
    <w:rsid w:val="001B45F1"/>
    <w:rsid w:val="001B6547"/>
    <w:rsid w:val="001B7594"/>
    <w:rsid w:val="001B7A92"/>
    <w:rsid w:val="001C00AA"/>
    <w:rsid w:val="001C022E"/>
    <w:rsid w:val="001C04A0"/>
    <w:rsid w:val="001C0653"/>
    <w:rsid w:val="001C15D4"/>
    <w:rsid w:val="001C2274"/>
    <w:rsid w:val="001C2957"/>
    <w:rsid w:val="001C3EA7"/>
    <w:rsid w:val="001C4331"/>
    <w:rsid w:val="001C492B"/>
    <w:rsid w:val="001C4BB1"/>
    <w:rsid w:val="001C526C"/>
    <w:rsid w:val="001C5446"/>
    <w:rsid w:val="001C55EC"/>
    <w:rsid w:val="001C5CAF"/>
    <w:rsid w:val="001C5EC2"/>
    <w:rsid w:val="001C5F27"/>
    <w:rsid w:val="001C688C"/>
    <w:rsid w:val="001C6C1E"/>
    <w:rsid w:val="001C7A3F"/>
    <w:rsid w:val="001C7BB2"/>
    <w:rsid w:val="001C7D03"/>
    <w:rsid w:val="001D0375"/>
    <w:rsid w:val="001D0AE2"/>
    <w:rsid w:val="001D23C1"/>
    <w:rsid w:val="001D2445"/>
    <w:rsid w:val="001D2A68"/>
    <w:rsid w:val="001D304A"/>
    <w:rsid w:val="001D30C1"/>
    <w:rsid w:val="001D31C0"/>
    <w:rsid w:val="001D380B"/>
    <w:rsid w:val="001D3D9D"/>
    <w:rsid w:val="001D3EC0"/>
    <w:rsid w:val="001D5500"/>
    <w:rsid w:val="001D59D2"/>
    <w:rsid w:val="001D64D2"/>
    <w:rsid w:val="001D6AA6"/>
    <w:rsid w:val="001D6C70"/>
    <w:rsid w:val="001D7B8F"/>
    <w:rsid w:val="001D7BB9"/>
    <w:rsid w:val="001D7DDF"/>
    <w:rsid w:val="001D7F68"/>
    <w:rsid w:val="001E0338"/>
    <w:rsid w:val="001E0875"/>
    <w:rsid w:val="001E08A8"/>
    <w:rsid w:val="001E1622"/>
    <w:rsid w:val="001E18CC"/>
    <w:rsid w:val="001E1C40"/>
    <w:rsid w:val="001E2B30"/>
    <w:rsid w:val="001E34E1"/>
    <w:rsid w:val="001E3816"/>
    <w:rsid w:val="001E3EE0"/>
    <w:rsid w:val="001E4D5D"/>
    <w:rsid w:val="001E68FE"/>
    <w:rsid w:val="001E7578"/>
    <w:rsid w:val="001E762F"/>
    <w:rsid w:val="001E76D4"/>
    <w:rsid w:val="001F03B9"/>
    <w:rsid w:val="001F071A"/>
    <w:rsid w:val="001F0810"/>
    <w:rsid w:val="001F08E9"/>
    <w:rsid w:val="001F0D76"/>
    <w:rsid w:val="001F21FA"/>
    <w:rsid w:val="001F2991"/>
    <w:rsid w:val="001F31D0"/>
    <w:rsid w:val="001F3362"/>
    <w:rsid w:val="001F3C0F"/>
    <w:rsid w:val="001F40BE"/>
    <w:rsid w:val="001F4252"/>
    <w:rsid w:val="001F4394"/>
    <w:rsid w:val="001F461F"/>
    <w:rsid w:val="001F4D35"/>
    <w:rsid w:val="001F59BC"/>
    <w:rsid w:val="001F59DE"/>
    <w:rsid w:val="001F624B"/>
    <w:rsid w:val="001F6908"/>
    <w:rsid w:val="001F6FD9"/>
    <w:rsid w:val="001F735D"/>
    <w:rsid w:val="001F7CDE"/>
    <w:rsid w:val="00200903"/>
    <w:rsid w:val="00200DBA"/>
    <w:rsid w:val="00201718"/>
    <w:rsid w:val="00201D29"/>
    <w:rsid w:val="0020275F"/>
    <w:rsid w:val="00202B7C"/>
    <w:rsid w:val="00202EF7"/>
    <w:rsid w:val="00203C92"/>
    <w:rsid w:val="002040D1"/>
    <w:rsid w:val="0020439A"/>
    <w:rsid w:val="002049F0"/>
    <w:rsid w:val="00204FBC"/>
    <w:rsid w:val="00205195"/>
    <w:rsid w:val="002056F1"/>
    <w:rsid w:val="00205779"/>
    <w:rsid w:val="00207779"/>
    <w:rsid w:val="00207EAE"/>
    <w:rsid w:val="00207F65"/>
    <w:rsid w:val="00210149"/>
    <w:rsid w:val="002102D4"/>
    <w:rsid w:val="002109EF"/>
    <w:rsid w:val="00211F41"/>
    <w:rsid w:val="00213109"/>
    <w:rsid w:val="00213D2B"/>
    <w:rsid w:val="0021446E"/>
    <w:rsid w:val="002144DC"/>
    <w:rsid w:val="00215DA0"/>
    <w:rsid w:val="00215EB4"/>
    <w:rsid w:val="00216AAF"/>
    <w:rsid w:val="00217583"/>
    <w:rsid w:val="002176D3"/>
    <w:rsid w:val="002177DF"/>
    <w:rsid w:val="002177E8"/>
    <w:rsid w:val="0021789E"/>
    <w:rsid w:val="00220138"/>
    <w:rsid w:val="002223C2"/>
    <w:rsid w:val="00222624"/>
    <w:rsid w:val="00223A50"/>
    <w:rsid w:val="00223BA3"/>
    <w:rsid w:val="00224844"/>
    <w:rsid w:val="00225378"/>
    <w:rsid w:val="002259D7"/>
    <w:rsid w:val="00225F9C"/>
    <w:rsid w:val="002270A1"/>
    <w:rsid w:val="00227633"/>
    <w:rsid w:val="002277D6"/>
    <w:rsid w:val="00230916"/>
    <w:rsid w:val="002316D2"/>
    <w:rsid w:val="00233A3C"/>
    <w:rsid w:val="00234C46"/>
    <w:rsid w:val="00235328"/>
    <w:rsid w:val="00235360"/>
    <w:rsid w:val="0023541C"/>
    <w:rsid w:val="0023580B"/>
    <w:rsid w:val="0023582A"/>
    <w:rsid w:val="00235978"/>
    <w:rsid w:val="00236279"/>
    <w:rsid w:val="002367FD"/>
    <w:rsid w:val="002417B9"/>
    <w:rsid w:val="00242ADD"/>
    <w:rsid w:val="00242AE5"/>
    <w:rsid w:val="00242DE9"/>
    <w:rsid w:val="0024307F"/>
    <w:rsid w:val="00243592"/>
    <w:rsid w:val="00243914"/>
    <w:rsid w:val="00246B8E"/>
    <w:rsid w:val="0024727E"/>
    <w:rsid w:val="002479F9"/>
    <w:rsid w:val="00247FBF"/>
    <w:rsid w:val="00250521"/>
    <w:rsid w:val="002505E6"/>
    <w:rsid w:val="0025072B"/>
    <w:rsid w:val="002507EA"/>
    <w:rsid w:val="00251095"/>
    <w:rsid w:val="00252B78"/>
    <w:rsid w:val="00253F01"/>
    <w:rsid w:val="002549E9"/>
    <w:rsid w:val="00254C0E"/>
    <w:rsid w:val="00255CE1"/>
    <w:rsid w:val="00255FD9"/>
    <w:rsid w:val="00256152"/>
    <w:rsid w:val="002564CA"/>
    <w:rsid w:val="00256F8B"/>
    <w:rsid w:val="002571AB"/>
    <w:rsid w:val="002603A0"/>
    <w:rsid w:val="002607AB"/>
    <w:rsid w:val="00260CE0"/>
    <w:rsid w:val="002617AA"/>
    <w:rsid w:val="0026305B"/>
    <w:rsid w:val="00263221"/>
    <w:rsid w:val="0026325C"/>
    <w:rsid w:val="00263341"/>
    <w:rsid w:val="002638C0"/>
    <w:rsid w:val="00263BFF"/>
    <w:rsid w:val="00263DB9"/>
    <w:rsid w:val="00263EC6"/>
    <w:rsid w:val="002651E7"/>
    <w:rsid w:val="00270547"/>
    <w:rsid w:val="00271AB5"/>
    <w:rsid w:val="00272CF1"/>
    <w:rsid w:val="00274881"/>
    <w:rsid w:val="002749C4"/>
    <w:rsid w:val="00275A00"/>
    <w:rsid w:val="00276700"/>
    <w:rsid w:val="00277159"/>
    <w:rsid w:val="00277ED7"/>
    <w:rsid w:val="00280C1F"/>
    <w:rsid w:val="00280C76"/>
    <w:rsid w:val="00281450"/>
    <w:rsid w:val="00281D19"/>
    <w:rsid w:val="00282609"/>
    <w:rsid w:val="002827D9"/>
    <w:rsid w:val="002836DB"/>
    <w:rsid w:val="00283871"/>
    <w:rsid w:val="002838EF"/>
    <w:rsid w:val="002841ED"/>
    <w:rsid w:val="0028453E"/>
    <w:rsid w:val="002854DD"/>
    <w:rsid w:val="00286080"/>
    <w:rsid w:val="00286418"/>
    <w:rsid w:val="002867F6"/>
    <w:rsid w:val="00286DE0"/>
    <w:rsid w:val="002871D7"/>
    <w:rsid w:val="00287F0A"/>
    <w:rsid w:val="00287F17"/>
    <w:rsid w:val="002901BB"/>
    <w:rsid w:val="00290E14"/>
    <w:rsid w:val="0029126C"/>
    <w:rsid w:val="00291332"/>
    <w:rsid w:val="002923D5"/>
    <w:rsid w:val="00292846"/>
    <w:rsid w:val="002929CD"/>
    <w:rsid w:val="00293186"/>
    <w:rsid w:val="002935F6"/>
    <w:rsid w:val="00294093"/>
    <w:rsid w:val="0029418D"/>
    <w:rsid w:val="00294550"/>
    <w:rsid w:val="00294747"/>
    <w:rsid w:val="002952E3"/>
    <w:rsid w:val="00295AAA"/>
    <w:rsid w:val="00295C68"/>
    <w:rsid w:val="0029639D"/>
    <w:rsid w:val="002970AF"/>
    <w:rsid w:val="00297142"/>
    <w:rsid w:val="00297EB0"/>
    <w:rsid w:val="002A02CA"/>
    <w:rsid w:val="002A1B2A"/>
    <w:rsid w:val="002A1BAA"/>
    <w:rsid w:val="002A1DFD"/>
    <w:rsid w:val="002A2034"/>
    <w:rsid w:val="002A3351"/>
    <w:rsid w:val="002A3355"/>
    <w:rsid w:val="002A3910"/>
    <w:rsid w:val="002A3B27"/>
    <w:rsid w:val="002A41D5"/>
    <w:rsid w:val="002A456E"/>
    <w:rsid w:val="002A4678"/>
    <w:rsid w:val="002A502C"/>
    <w:rsid w:val="002A50F7"/>
    <w:rsid w:val="002A5DA8"/>
    <w:rsid w:val="002A6241"/>
    <w:rsid w:val="002A6444"/>
    <w:rsid w:val="002A6E8A"/>
    <w:rsid w:val="002A78C7"/>
    <w:rsid w:val="002B03E6"/>
    <w:rsid w:val="002B04F9"/>
    <w:rsid w:val="002B07AF"/>
    <w:rsid w:val="002B0F84"/>
    <w:rsid w:val="002B14B5"/>
    <w:rsid w:val="002B1EDA"/>
    <w:rsid w:val="002B1FC8"/>
    <w:rsid w:val="002B2098"/>
    <w:rsid w:val="002B212B"/>
    <w:rsid w:val="002B232D"/>
    <w:rsid w:val="002B3A2F"/>
    <w:rsid w:val="002B4C11"/>
    <w:rsid w:val="002B4DF6"/>
    <w:rsid w:val="002B52F6"/>
    <w:rsid w:val="002B6690"/>
    <w:rsid w:val="002B7407"/>
    <w:rsid w:val="002B7868"/>
    <w:rsid w:val="002B7BC3"/>
    <w:rsid w:val="002C0716"/>
    <w:rsid w:val="002C096D"/>
    <w:rsid w:val="002C17CF"/>
    <w:rsid w:val="002C2128"/>
    <w:rsid w:val="002C4D96"/>
    <w:rsid w:val="002C5A23"/>
    <w:rsid w:val="002C5A94"/>
    <w:rsid w:val="002C5CEA"/>
    <w:rsid w:val="002D062E"/>
    <w:rsid w:val="002D173A"/>
    <w:rsid w:val="002D3D8B"/>
    <w:rsid w:val="002D4558"/>
    <w:rsid w:val="002D47C6"/>
    <w:rsid w:val="002D547E"/>
    <w:rsid w:val="002D57C3"/>
    <w:rsid w:val="002D6620"/>
    <w:rsid w:val="002D670E"/>
    <w:rsid w:val="002D6E1A"/>
    <w:rsid w:val="002D71FA"/>
    <w:rsid w:val="002D7CAB"/>
    <w:rsid w:val="002D7FEA"/>
    <w:rsid w:val="002E05F4"/>
    <w:rsid w:val="002E127E"/>
    <w:rsid w:val="002E12CF"/>
    <w:rsid w:val="002E3AE8"/>
    <w:rsid w:val="002E3B49"/>
    <w:rsid w:val="002E5C9B"/>
    <w:rsid w:val="002E65E1"/>
    <w:rsid w:val="002E65EE"/>
    <w:rsid w:val="002E7692"/>
    <w:rsid w:val="002E7E59"/>
    <w:rsid w:val="002F0386"/>
    <w:rsid w:val="002F0B0E"/>
    <w:rsid w:val="002F0E60"/>
    <w:rsid w:val="002F1255"/>
    <w:rsid w:val="002F1558"/>
    <w:rsid w:val="002F17C7"/>
    <w:rsid w:val="002F3031"/>
    <w:rsid w:val="002F391E"/>
    <w:rsid w:val="002F411C"/>
    <w:rsid w:val="002F4346"/>
    <w:rsid w:val="002F534E"/>
    <w:rsid w:val="002F58A9"/>
    <w:rsid w:val="002F6AA5"/>
    <w:rsid w:val="002F7756"/>
    <w:rsid w:val="00300196"/>
    <w:rsid w:val="00300F87"/>
    <w:rsid w:val="00301159"/>
    <w:rsid w:val="00301267"/>
    <w:rsid w:val="003015E4"/>
    <w:rsid w:val="00302436"/>
    <w:rsid w:val="003025B2"/>
    <w:rsid w:val="0030261D"/>
    <w:rsid w:val="003028D1"/>
    <w:rsid w:val="00302AFF"/>
    <w:rsid w:val="00302C65"/>
    <w:rsid w:val="00303981"/>
    <w:rsid w:val="00304A0B"/>
    <w:rsid w:val="0030614D"/>
    <w:rsid w:val="00306848"/>
    <w:rsid w:val="0031107C"/>
    <w:rsid w:val="0031275E"/>
    <w:rsid w:val="00312BF1"/>
    <w:rsid w:val="003130C5"/>
    <w:rsid w:val="00314FB4"/>
    <w:rsid w:val="003152D9"/>
    <w:rsid w:val="0031550C"/>
    <w:rsid w:val="00315B8E"/>
    <w:rsid w:val="00315E80"/>
    <w:rsid w:val="00317547"/>
    <w:rsid w:val="003179F2"/>
    <w:rsid w:val="00320D19"/>
    <w:rsid w:val="003220E7"/>
    <w:rsid w:val="00322175"/>
    <w:rsid w:val="003222F6"/>
    <w:rsid w:val="00323372"/>
    <w:rsid w:val="00323B5F"/>
    <w:rsid w:val="00323C18"/>
    <w:rsid w:val="00324244"/>
    <w:rsid w:val="00324EEF"/>
    <w:rsid w:val="0032534B"/>
    <w:rsid w:val="003254A6"/>
    <w:rsid w:val="00325516"/>
    <w:rsid w:val="003255C4"/>
    <w:rsid w:val="00325816"/>
    <w:rsid w:val="00326F90"/>
    <w:rsid w:val="0032797D"/>
    <w:rsid w:val="0032A193"/>
    <w:rsid w:val="003304FF"/>
    <w:rsid w:val="0033053D"/>
    <w:rsid w:val="003307C2"/>
    <w:rsid w:val="00330CE2"/>
    <w:rsid w:val="00330DC4"/>
    <w:rsid w:val="0033169D"/>
    <w:rsid w:val="003319A9"/>
    <w:rsid w:val="00331AB5"/>
    <w:rsid w:val="00332EF0"/>
    <w:rsid w:val="0033416C"/>
    <w:rsid w:val="0033423A"/>
    <w:rsid w:val="0033508C"/>
    <w:rsid w:val="00335BD1"/>
    <w:rsid w:val="00336172"/>
    <w:rsid w:val="00336D89"/>
    <w:rsid w:val="003370B4"/>
    <w:rsid w:val="00337147"/>
    <w:rsid w:val="00337315"/>
    <w:rsid w:val="00337E4C"/>
    <w:rsid w:val="003401FB"/>
    <w:rsid w:val="003403D5"/>
    <w:rsid w:val="00340949"/>
    <w:rsid w:val="00341131"/>
    <w:rsid w:val="00341F2D"/>
    <w:rsid w:val="00341F73"/>
    <w:rsid w:val="003434FC"/>
    <w:rsid w:val="003450DF"/>
    <w:rsid w:val="00345B2C"/>
    <w:rsid w:val="0034655B"/>
    <w:rsid w:val="003465FA"/>
    <w:rsid w:val="00346832"/>
    <w:rsid w:val="0034712B"/>
    <w:rsid w:val="003471EA"/>
    <w:rsid w:val="003477DF"/>
    <w:rsid w:val="0035035E"/>
    <w:rsid w:val="0035045D"/>
    <w:rsid w:val="003511A3"/>
    <w:rsid w:val="003513F5"/>
    <w:rsid w:val="00351CD0"/>
    <w:rsid w:val="00351DE6"/>
    <w:rsid w:val="00352103"/>
    <w:rsid w:val="00352203"/>
    <w:rsid w:val="0035252D"/>
    <w:rsid w:val="003530E8"/>
    <w:rsid w:val="003544F0"/>
    <w:rsid w:val="0035468F"/>
    <w:rsid w:val="00354E1D"/>
    <w:rsid w:val="0035521B"/>
    <w:rsid w:val="00355A2C"/>
    <w:rsid w:val="00355D00"/>
    <w:rsid w:val="00355F1C"/>
    <w:rsid w:val="003569CF"/>
    <w:rsid w:val="00360541"/>
    <w:rsid w:val="00360CD2"/>
    <w:rsid w:val="00360EF2"/>
    <w:rsid w:val="00361066"/>
    <w:rsid w:val="00361073"/>
    <w:rsid w:val="00361CD0"/>
    <w:rsid w:val="0036439D"/>
    <w:rsid w:val="0036443A"/>
    <w:rsid w:val="00365064"/>
    <w:rsid w:val="0036583D"/>
    <w:rsid w:val="003658CB"/>
    <w:rsid w:val="00365D33"/>
    <w:rsid w:val="00365FB4"/>
    <w:rsid w:val="00366AA0"/>
    <w:rsid w:val="003674F0"/>
    <w:rsid w:val="003678D6"/>
    <w:rsid w:val="00367B4E"/>
    <w:rsid w:val="00367E82"/>
    <w:rsid w:val="003715D8"/>
    <w:rsid w:val="00371BF6"/>
    <w:rsid w:val="00371F02"/>
    <w:rsid w:val="00372F48"/>
    <w:rsid w:val="00373017"/>
    <w:rsid w:val="00373A09"/>
    <w:rsid w:val="003744B6"/>
    <w:rsid w:val="00374633"/>
    <w:rsid w:val="00374C9A"/>
    <w:rsid w:val="00375188"/>
    <w:rsid w:val="00375905"/>
    <w:rsid w:val="0037603A"/>
    <w:rsid w:val="00376CA0"/>
    <w:rsid w:val="00377823"/>
    <w:rsid w:val="003796A3"/>
    <w:rsid w:val="003801D3"/>
    <w:rsid w:val="0038059F"/>
    <w:rsid w:val="0038122B"/>
    <w:rsid w:val="003817F2"/>
    <w:rsid w:val="00382247"/>
    <w:rsid w:val="003826A5"/>
    <w:rsid w:val="003833F1"/>
    <w:rsid w:val="00383668"/>
    <w:rsid w:val="003845F7"/>
    <w:rsid w:val="00384895"/>
    <w:rsid w:val="00384C4E"/>
    <w:rsid w:val="00384CE5"/>
    <w:rsid w:val="0038624A"/>
    <w:rsid w:val="00391C6E"/>
    <w:rsid w:val="003924DA"/>
    <w:rsid w:val="003926DE"/>
    <w:rsid w:val="00393AEC"/>
    <w:rsid w:val="003943E8"/>
    <w:rsid w:val="00394800"/>
    <w:rsid w:val="00394DB5"/>
    <w:rsid w:val="00395081"/>
    <w:rsid w:val="003964D9"/>
    <w:rsid w:val="003969E8"/>
    <w:rsid w:val="00396EA8"/>
    <w:rsid w:val="00397212"/>
    <w:rsid w:val="0039769A"/>
    <w:rsid w:val="00397B00"/>
    <w:rsid w:val="003A00F7"/>
    <w:rsid w:val="003A0449"/>
    <w:rsid w:val="003A13FF"/>
    <w:rsid w:val="003A1B52"/>
    <w:rsid w:val="003A1F59"/>
    <w:rsid w:val="003A2049"/>
    <w:rsid w:val="003A253D"/>
    <w:rsid w:val="003A346F"/>
    <w:rsid w:val="003A4105"/>
    <w:rsid w:val="003A4F3F"/>
    <w:rsid w:val="003A52A2"/>
    <w:rsid w:val="003A5C78"/>
    <w:rsid w:val="003A63F4"/>
    <w:rsid w:val="003A6E78"/>
    <w:rsid w:val="003B0595"/>
    <w:rsid w:val="003B0E53"/>
    <w:rsid w:val="003B1932"/>
    <w:rsid w:val="003B1C38"/>
    <w:rsid w:val="003B2018"/>
    <w:rsid w:val="003B33CF"/>
    <w:rsid w:val="003B4487"/>
    <w:rsid w:val="003B4541"/>
    <w:rsid w:val="003B4927"/>
    <w:rsid w:val="003B596D"/>
    <w:rsid w:val="003B5ADC"/>
    <w:rsid w:val="003B617B"/>
    <w:rsid w:val="003B74A9"/>
    <w:rsid w:val="003B7619"/>
    <w:rsid w:val="003C0115"/>
    <w:rsid w:val="003C02CA"/>
    <w:rsid w:val="003C13A7"/>
    <w:rsid w:val="003C2189"/>
    <w:rsid w:val="003C2621"/>
    <w:rsid w:val="003C2C4F"/>
    <w:rsid w:val="003C2D38"/>
    <w:rsid w:val="003C36E8"/>
    <w:rsid w:val="003C36E9"/>
    <w:rsid w:val="003C38DB"/>
    <w:rsid w:val="003C3AE8"/>
    <w:rsid w:val="003C49BF"/>
    <w:rsid w:val="003C4BB4"/>
    <w:rsid w:val="003C5DEB"/>
    <w:rsid w:val="003C636E"/>
    <w:rsid w:val="003C6390"/>
    <w:rsid w:val="003C6CCC"/>
    <w:rsid w:val="003C6D59"/>
    <w:rsid w:val="003C6E72"/>
    <w:rsid w:val="003C7E47"/>
    <w:rsid w:val="003D140D"/>
    <w:rsid w:val="003D1EEF"/>
    <w:rsid w:val="003D1FEC"/>
    <w:rsid w:val="003D217C"/>
    <w:rsid w:val="003D2360"/>
    <w:rsid w:val="003D3849"/>
    <w:rsid w:val="003D405A"/>
    <w:rsid w:val="003D4079"/>
    <w:rsid w:val="003D47E6"/>
    <w:rsid w:val="003D6CAF"/>
    <w:rsid w:val="003D719C"/>
    <w:rsid w:val="003D74B3"/>
    <w:rsid w:val="003E0678"/>
    <w:rsid w:val="003E09C7"/>
    <w:rsid w:val="003E0A09"/>
    <w:rsid w:val="003E1D0D"/>
    <w:rsid w:val="003E429F"/>
    <w:rsid w:val="003E46FC"/>
    <w:rsid w:val="003E4C8C"/>
    <w:rsid w:val="003E57B1"/>
    <w:rsid w:val="003E5CDC"/>
    <w:rsid w:val="003E61E3"/>
    <w:rsid w:val="003E6506"/>
    <w:rsid w:val="003E6794"/>
    <w:rsid w:val="003E708B"/>
    <w:rsid w:val="003E70D1"/>
    <w:rsid w:val="003E7976"/>
    <w:rsid w:val="003F0350"/>
    <w:rsid w:val="003F0548"/>
    <w:rsid w:val="003F09D7"/>
    <w:rsid w:val="003F10C1"/>
    <w:rsid w:val="003F1276"/>
    <w:rsid w:val="003F146C"/>
    <w:rsid w:val="003F15BC"/>
    <w:rsid w:val="003F1DAC"/>
    <w:rsid w:val="003F1E2D"/>
    <w:rsid w:val="003F2827"/>
    <w:rsid w:val="003F3059"/>
    <w:rsid w:val="003F3773"/>
    <w:rsid w:val="003F3DB0"/>
    <w:rsid w:val="003F448A"/>
    <w:rsid w:val="003F56B5"/>
    <w:rsid w:val="003F57E6"/>
    <w:rsid w:val="003F5B70"/>
    <w:rsid w:val="003F61F1"/>
    <w:rsid w:val="003F6913"/>
    <w:rsid w:val="003F703F"/>
    <w:rsid w:val="003F7E08"/>
    <w:rsid w:val="004005AF"/>
    <w:rsid w:val="00400601"/>
    <w:rsid w:val="00401199"/>
    <w:rsid w:val="00401443"/>
    <w:rsid w:val="00401469"/>
    <w:rsid w:val="00402C7A"/>
    <w:rsid w:val="00403107"/>
    <w:rsid w:val="00403C72"/>
    <w:rsid w:val="00404107"/>
    <w:rsid w:val="00404E13"/>
    <w:rsid w:val="004051E4"/>
    <w:rsid w:val="00405619"/>
    <w:rsid w:val="00405B29"/>
    <w:rsid w:val="00406694"/>
    <w:rsid w:val="00407F9A"/>
    <w:rsid w:val="0040D941"/>
    <w:rsid w:val="004105F7"/>
    <w:rsid w:val="00410CFF"/>
    <w:rsid w:val="00411124"/>
    <w:rsid w:val="00412B56"/>
    <w:rsid w:val="00413289"/>
    <w:rsid w:val="004132CD"/>
    <w:rsid w:val="00413A0A"/>
    <w:rsid w:val="00413B6C"/>
    <w:rsid w:val="00414184"/>
    <w:rsid w:val="00414556"/>
    <w:rsid w:val="00416D3E"/>
    <w:rsid w:val="00417053"/>
    <w:rsid w:val="004176F0"/>
    <w:rsid w:val="00420306"/>
    <w:rsid w:val="00420E46"/>
    <w:rsid w:val="004210F1"/>
    <w:rsid w:val="004217A8"/>
    <w:rsid w:val="00421CFC"/>
    <w:rsid w:val="00421F8C"/>
    <w:rsid w:val="00423203"/>
    <w:rsid w:val="004232D9"/>
    <w:rsid w:val="00423441"/>
    <w:rsid w:val="00423585"/>
    <w:rsid w:val="00423813"/>
    <w:rsid w:val="00423ABD"/>
    <w:rsid w:val="00423F7D"/>
    <w:rsid w:val="00424C7D"/>
    <w:rsid w:val="00424F27"/>
    <w:rsid w:val="00425047"/>
    <w:rsid w:val="0042522C"/>
    <w:rsid w:val="00425305"/>
    <w:rsid w:val="004259E3"/>
    <w:rsid w:val="00425F0E"/>
    <w:rsid w:val="00426797"/>
    <w:rsid w:val="004269F2"/>
    <w:rsid w:val="00426ED4"/>
    <w:rsid w:val="00427170"/>
    <w:rsid w:val="00427616"/>
    <w:rsid w:val="00430375"/>
    <w:rsid w:val="004305E2"/>
    <w:rsid w:val="00430DF0"/>
    <w:rsid w:val="004325A1"/>
    <w:rsid w:val="0043277C"/>
    <w:rsid w:val="00432F60"/>
    <w:rsid w:val="00433151"/>
    <w:rsid w:val="0043320A"/>
    <w:rsid w:val="004333DA"/>
    <w:rsid w:val="004344C3"/>
    <w:rsid w:val="00434603"/>
    <w:rsid w:val="004346E4"/>
    <w:rsid w:val="004346F6"/>
    <w:rsid w:val="00434FCE"/>
    <w:rsid w:val="00435E14"/>
    <w:rsid w:val="00435EE5"/>
    <w:rsid w:val="004362E5"/>
    <w:rsid w:val="0043631A"/>
    <w:rsid w:val="0043648D"/>
    <w:rsid w:val="0043661D"/>
    <w:rsid w:val="00437028"/>
    <w:rsid w:val="004410E7"/>
    <w:rsid w:val="00441177"/>
    <w:rsid w:val="004416EA"/>
    <w:rsid w:val="004418DA"/>
    <w:rsid w:val="00441C6C"/>
    <w:rsid w:val="00441E17"/>
    <w:rsid w:val="00442A30"/>
    <w:rsid w:val="00443CE6"/>
    <w:rsid w:val="00443FA0"/>
    <w:rsid w:val="00444BD9"/>
    <w:rsid w:val="0044509D"/>
    <w:rsid w:val="00446047"/>
    <w:rsid w:val="004470A4"/>
    <w:rsid w:val="00450115"/>
    <w:rsid w:val="0045178F"/>
    <w:rsid w:val="00451AF9"/>
    <w:rsid w:val="0045294E"/>
    <w:rsid w:val="00452CA8"/>
    <w:rsid w:val="00453AB6"/>
    <w:rsid w:val="00453FB4"/>
    <w:rsid w:val="0045433C"/>
    <w:rsid w:val="004545F8"/>
    <w:rsid w:val="004558D6"/>
    <w:rsid w:val="00455D6C"/>
    <w:rsid w:val="00455FF0"/>
    <w:rsid w:val="00456AA8"/>
    <w:rsid w:val="00457575"/>
    <w:rsid w:val="00457B8E"/>
    <w:rsid w:val="00460783"/>
    <w:rsid w:val="0046142B"/>
    <w:rsid w:val="004618AC"/>
    <w:rsid w:val="004624CD"/>
    <w:rsid w:val="004625C3"/>
    <w:rsid w:val="00463AD8"/>
    <w:rsid w:val="00464D56"/>
    <w:rsid w:val="00465CCF"/>
    <w:rsid w:val="00470130"/>
    <w:rsid w:val="00470AD6"/>
    <w:rsid w:val="00470C3D"/>
    <w:rsid w:val="00471760"/>
    <w:rsid w:val="00471849"/>
    <w:rsid w:val="00471CFD"/>
    <w:rsid w:val="00471DC6"/>
    <w:rsid w:val="00472193"/>
    <w:rsid w:val="00472485"/>
    <w:rsid w:val="00473279"/>
    <w:rsid w:val="004734B1"/>
    <w:rsid w:val="00473534"/>
    <w:rsid w:val="004741B0"/>
    <w:rsid w:val="004744B5"/>
    <w:rsid w:val="00474FC8"/>
    <w:rsid w:val="00475C0E"/>
    <w:rsid w:val="00476B92"/>
    <w:rsid w:val="00476DBB"/>
    <w:rsid w:val="0047729D"/>
    <w:rsid w:val="00477B18"/>
    <w:rsid w:val="00481256"/>
    <w:rsid w:val="004819D1"/>
    <w:rsid w:val="00481FFB"/>
    <w:rsid w:val="00482F0C"/>
    <w:rsid w:val="00482F3F"/>
    <w:rsid w:val="00484081"/>
    <w:rsid w:val="00484243"/>
    <w:rsid w:val="00485E6C"/>
    <w:rsid w:val="004860E2"/>
    <w:rsid w:val="00486D5F"/>
    <w:rsid w:val="00487340"/>
    <w:rsid w:val="00487538"/>
    <w:rsid w:val="00487C5E"/>
    <w:rsid w:val="00487CF4"/>
    <w:rsid w:val="00492196"/>
    <w:rsid w:val="00493048"/>
    <w:rsid w:val="00493A7D"/>
    <w:rsid w:val="00494ADD"/>
    <w:rsid w:val="00494E07"/>
    <w:rsid w:val="00494F95"/>
    <w:rsid w:val="00494FDC"/>
    <w:rsid w:val="00495AF5"/>
    <w:rsid w:val="00495FF6"/>
    <w:rsid w:val="00496B57"/>
    <w:rsid w:val="004973CB"/>
    <w:rsid w:val="00497A4E"/>
    <w:rsid w:val="004A009F"/>
    <w:rsid w:val="004A0A3F"/>
    <w:rsid w:val="004A170E"/>
    <w:rsid w:val="004A1C48"/>
    <w:rsid w:val="004A22FD"/>
    <w:rsid w:val="004A3501"/>
    <w:rsid w:val="004A36D0"/>
    <w:rsid w:val="004A3E9A"/>
    <w:rsid w:val="004A4116"/>
    <w:rsid w:val="004A47DB"/>
    <w:rsid w:val="004A4B12"/>
    <w:rsid w:val="004A549D"/>
    <w:rsid w:val="004A6469"/>
    <w:rsid w:val="004A6AE9"/>
    <w:rsid w:val="004A6F60"/>
    <w:rsid w:val="004B092D"/>
    <w:rsid w:val="004B0DB3"/>
    <w:rsid w:val="004B0EFB"/>
    <w:rsid w:val="004B13A3"/>
    <w:rsid w:val="004B16F2"/>
    <w:rsid w:val="004B2014"/>
    <w:rsid w:val="004B22B5"/>
    <w:rsid w:val="004B2557"/>
    <w:rsid w:val="004B2A0C"/>
    <w:rsid w:val="004B2B8C"/>
    <w:rsid w:val="004B2DE2"/>
    <w:rsid w:val="004B30AF"/>
    <w:rsid w:val="004B3527"/>
    <w:rsid w:val="004B3C0E"/>
    <w:rsid w:val="004B3D60"/>
    <w:rsid w:val="004B48E2"/>
    <w:rsid w:val="004B4C50"/>
    <w:rsid w:val="004B72AB"/>
    <w:rsid w:val="004B7769"/>
    <w:rsid w:val="004B7C79"/>
    <w:rsid w:val="004C06F9"/>
    <w:rsid w:val="004C07BF"/>
    <w:rsid w:val="004C174B"/>
    <w:rsid w:val="004C20CF"/>
    <w:rsid w:val="004C2198"/>
    <w:rsid w:val="004C25D1"/>
    <w:rsid w:val="004C2F11"/>
    <w:rsid w:val="004C3602"/>
    <w:rsid w:val="004C3D4D"/>
    <w:rsid w:val="004C43BF"/>
    <w:rsid w:val="004C44F9"/>
    <w:rsid w:val="004C4FFD"/>
    <w:rsid w:val="004C5278"/>
    <w:rsid w:val="004C52AA"/>
    <w:rsid w:val="004C5811"/>
    <w:rsid w:val="004C5D58"/>
    <w:rsid w:val="004C66CD"/>
    <w:rsid w:val="004C7363"/>
    <w:rsid w:val="004C7D9E"/>
    <w:rsid w:val="004D0440"/>
    <w:rsid w:val="004D0FC4"/>
    <w:rsid w:val="004D2139"/>
    <w:rsid w:val="004D28FF"/>
    <w:rsid w:val="004D4EE0"/>
    <w:rsid w:val="004D5533"/>
    <w:rsid w:val="004D5FD3"/>
    <w:rsid w:val="004D66A3"/>
    <w:rsid w:val="004D6780"/>
    <w:rsid w:val="004D7938"/>
    <w:rsid w:val="004D7E0C"/>
    <w:rsid w:val="004E036F"/>
    <w:rsid w:val="004E03D5"/>
    <w:rsid w:val="004E0E18"/>
    <w:rsid w:val="004E14CA"/>
    <w:rsid w:val="004E3B4B"/>
    <w:rsid w:val="004E51A8"/>
    <w:rsid w:val="004E51DE"/>
    <w:rsid w:val="004E600F"/>
    <w:rsid w:val="004E66D5"/>
    <w:rsid w:val="004E7514"/>
    <w:rsid w:val="004E7865"/>
    <w:rsid w:val="004F1031"/>
    <w:rsid w:val="004F1682"/>
    <w:rsid w:val="004F28CD"/>
    <w:rsid w:val="004F430A"/>
    <w:rsid w:val="004F4F66"/>
    <w:rsid w:val="004F52AB"/>
    <w:rsid w:val="004F52B0"/>
    <w:rsid w:val="004F584A"/>
    <w:rsid w:val="004F6BA4"/>
    <w:rsid w:val="004F787B"/>
    <w:rsid w:val="004F7F53"/>
    <w:rsid w:val="00500907"/>
    <w:rsid w:val="005010D4"/>
    <w:rsid w:val="00501D71"/>
    <w:rsid w:val="005020C4"/>
    <w:rsid w:val="00502530"/>
    <w:rsid w:val="005029E3"/>
    <w:rsid w:val="005029FE"/>
    <w:rsid w:val="00502DB9"/>
    <w:rsid w:val="005040CA"/>
    <w:rsid w:val="00504B86"/>
    <w:rsid w:val="00505519"/>
    <w:rsid w:val="00507137"/>
    <w:rsid w:val="0050726B"/>
    <w:rsid w:val="00507E6D"/>
    <w:rsid w:val="005100F1"/>
    <w:rsid w:val="00510185"/>
    <w:rsid w:val="00511A2B"/>
    <w:rsid w:val="005124FF"/>
    <w:rsid w:val="00512984"/>
    <w:rsid w:val="005132D9"/>
    <w:rsid w:val="00513D46"/>
    <w:rsid w:val="005144CA"/>
    <w:rsid w:val="00514F8F"/>
    <w:rsid w:val="005158B0"/>
    <w:rsid w:val="00515988"/>
    <w:rsid w:val="00515A12"/>
    <w:rsid w:val="005167BC"/>
    <w:rsid w:val="005207D9"/>
    <w:rsid w:val="0052189F"/>
    <w:rsid w:val="00522CC5"/>
    <w:rsid w:val="00523A9A"/>
    <w:rsid w:val="00524A87"/>
    <w:rsid w:val="00524AC1"/>
    <w:rsid w:val="0052515D"/>
    <w:rsid w:val="00526E11"/>
    <w:rsid w:val="00527C9E"/>
    <w:rsid w:val="00530D9D"/>
    <w:rsid w:val="0053184F"/>
    <w:rsid w:val="00531921"/>
    <w:rsid w:val="00532388"/>
    <w:rsid w:val="005329C1"/>
    <w:rsid w:val="00533AA8"/>
    <w:rsid w:val="00533DA6"/>
    <w:rsid w:val="00533FB3"/>
    <w:rsid w:val="005352A6"/>
    <w:rsid w:val="00536852"/>
    <w:rsid w:val="00537B00"/>
    <w:rsid w:val="00540F5F"/>
    <w:rsid w:val="00541D60"/>
    <w:rsid w:val="0054251E"/>
    <w:rsid w:val="0054378C"/>
    <w:rsid w:val="00544C4E"/>
    <w:rsid w:val="00544DF9"/>
    <w:rsid w:val="005452EE"/>
    <w:rsid w:val="00546193"/>
    <w:rsid w:val="0054667B"/>
    <w:rsid w:val="00547138"/>
    <w:rsid w:val="0054F182"/>
    <w:rsid w:val="00550665"/>
    <w:rsid w:val="00550DA7"/>
    <w:rsid w:val="00552C5B"/>
    <w:rsid w:val="00552C6D"/>
    <w:rsid w:val="00552F77"/>
    <w:rsid w:val="00553102"/>
    <w:rsid w:val="005534D3"/>
    <w:rsid w:val="005541CD"/>
    <w:rsid w:val="0055468B"/>
    <w:rsid w:val="005548F6"/>
    <w:rsid w:val="005550B7"/>
    <w:rsid w:val="00555CFD"/>
    <w:rsid w:val="0055684E"/>
    <w:rsid w:val="005569FB"/>
    <w:rsid w:val="00557D56"/>
    <w:rsid w:val="00557E5F"/>
    <w:rsid w:val="0056019C"/>
    <w:rsid w:val="00560245"/>
    <w:rsid w:val="00560E76"/>
    <w:rsid w:val="00560F13"/>
    <w:rsid w:val="005624A7"/>
    <w:rsid w:val="0056267B"/>
    <w:rsid w:val="005627CC"/>
    <w:rsid w:val="0056418D"/>
    <w:rsid w:val="005647ED"/>
    <w:rsid w:val="00565B2C"/>
    <w:rsid w:val="0056697F"/>
    <w:rsid w:val="00567230"/>
    <w:rsid w:val="005675D4"/>
    <w:rsid w:val="00570230"/>
    <w:rsid w:val="00571094"/>
    <w:rsid w:val="005710B5"/>
    <w:rsid w:val="00571626"/>
    <w:rsid w:val="00571680"/>
    <w:rsid w:val="005726A2"/>
    <w:rsid w:val="00573305"/>
    <w:rsid w:val="00573A3B"/>
    <w:rsid w:val="00573E72"/>
    <w:rsid w:val="00574349"/>
    <w:rsid w:val="00574D79"/>
    <w:rsid w:val="00575714"/>
    <w:rsid w:val="00576A75"/>
    <w:rsid w:val="00576C97"/>
    <w:rsid w:val="00577F71"/>
    <w:rsid w:val="0058125F"/>
    <w:rsid w:val="0058289D"/>
    <w:rsid w:val="00583735"/>
    <w:rsid w:val="00584DDE"/>
    <w:rsid w:val="00584FC3"/>
    <w:rsid w:val="0058520C"/>
    <w:rsid w:val="005856D5"/>
    <w:rsid w:val="00585769"/>
    <w:rsid w:val="005859F1"/>
    <w:rsid w:val="00585C33"/>
    <w:rsid w:val="00586771"/>
    <w:rsid w:val="005875EC"/>
    <w:rsid w:val="005877EF"/>
    <w:rsid w:val="00590357"/>
    <w:rsid w:val="00591322"/>
    <w:rsid w:val="0059166D"/>
    <w:rsid w:val="005916F7"/>
    <w:rsid w:val="00592696"/>
    <w:rsid w:val="00592AA0"/>
    <w:rsid w:val="00592C11"/>
    <w:rsid w:val="0059313F"/>
    <w:rsid w:val="0059352F"/>
    <w:rsid w:val="00593FF2"/>
    <w:rsid w:val="00594B32"/>
    <w:rsid w:val="005956D6"/>
    <w:rsid w:val="00595807"/>
    <w:rsid w:val="00595A03"/>
    <w:rsid w:val="005964BB"/>
    <w:rsid w:val="00596534"/>
    <w:rsid w:val="00596B19"/>
    <w:rsid w:val="00596CDC"/>
    <w:rsid w:val="005A0032"/>
    <w:rsid w:val="005A0E1C"/>
    <w:rsid w:val="005A12A6"/>
    <w:rsid w:val="005A2868"/>
    <w:rsid w:val="005A3A9F"/>
    <w:rsid w:val="005A4BC1"/>
    <w:rsid w:val="005A6055"/>
    <w:rsid w:val="005A689B"/>
    <w:rsid w:val="005B0577"/>
    <w:rsid w:val="005B09B6"/>
    <w:rsid w:val="005B1055"/>
    <w:rsid w:val="005B17E9"/>
    <w:rsid w:val="005B19B8"/>
    <w:rsid w:val="005B3518"/>
    <w:rsid w:val="005B38EE"/>
    <w:rsid w:val="005B3FE8"/>
    <w:rsid w:val="005B40FD"/>
    <w:rsid w:val="005B4741"/>
    <w:rsid w:val="005B48BE"/>
    <w:rsid w:val="005B4E79"/>
    <w:rsid w:val="005B53A1"/>
    <w:rsid w:val="005B56BE"/>
    <w:rsid w:val="005B57C0"/>
    <w:rsid w:val="005C008A"/>
    <w:rsid w:val="005C07E4"/>
    <w:rsid w:val="005C0A53"/>
    <w:rsid w:val="005C134C"/>
    <w:rsid w:val="005C19C9"/>
    <w:rsid w:val="005C1B40"/>
    <w:rsid w:val="005C247B"/>
    <w:rsid w:val="005C2FC8"/>
    <w:rsid w:val="005C2FE2"/>
    <w:rsid w:val="005C4AB1"/>
    <w:rsid w:val="005C56DF"/>
    <w:rsid w:val="005C58B2"/>
    <w:rsid w:val="005C6763"/>
    <w:rsid w:val="005C68D1"/>
    <w:rsid w:val="005C7876"/>
    <w:rsid w:val="005C7AEC"/>
    <w:rsid w:val="005C7EB3"/>
    <w:rsid w:val="005D0584"/>
    <w:rsid w:val="005D0C48"/>
    <w:rsid w:val="005D27CB"/>
    <w:rsid w:val="005D2D02"/>
    <w:rsid w:val="005D31C3"/>
    <w:rsid w:val="005D37EF"/>
    <w:rsid w:val="005D4567"/>
    <w:rsid w:val="005D4B1E"/>
    <w:rsid w:val="005D4D4F"/>
    <w:rsid w:val="005D4EDE"/>
    <w:rsid w:val="005D4EFA"/>
    <w:rsid w:val="005D66A2"/>
    <w:rsid w:val="005D7210"/>
    <w:rsid w:val="005D778F"/>
    <w:rsid w:val="005D7B74"/>
    <w:rsid w:val="005E07FC"/>
    <w:rsid w:val="005E131F"/>
    <w:rsid w:val="005E1AB4"/>
    <w:rsid w:val="005E1B4D"/>
    <w:rsid w:val="005E3055"/>
    <w:rsid w:val="005E3352"/>
    <w:rsid w:val="005E4072"/>
    <w:rsid w:val="005E487E"/>
    <w:rsid w:val="005E5162"/>
    <w:rsid w:val="005E5661"/>
    <w:rsid w:val="005E5A59"/>
    <w:rsid w:val="005E6FE1"/>
    <w:rsid w:val="005E7663"/>
    <w:rsid w:val="005E7DA5"/>
    <w:rsid w:val="005E7E10"/>
    <w:rsid w:val="005E7E94"/>
    <w:rsid w:val="005F070D"/>
    <w:rsid w:val="005F075C"/>
    <w:rsid w:val="005F0DD8"/>
    <w:rsid w:val="005F1E50"/>
    <w:rsid w:val="005F1FF8"/>
    <w:rsid w:val="005F26AB"/>
    <w:rsid w:val="005F36DB"/>
    <w:rsid w:val="005F38AE"/>
    <w:rsid w:val="005F440B"/>
    <w:rsid w:val="005F69A8"/>
    <w:rsid w:val="005F6F7C"/>
    <w:rsid w:val="005F7277"/>
    <w:rsid w:val="005F7D7F"/>
    <w:rsid w:val="00600353"/>
    <w:rsid w:val="00600CAB"/>
    <w:rsid w:val="00600E50"/>
    <w:rsid w:val="00600E7C"/>
    <w:rsid w:val="00601139"/>
    <w:rsid w:val="0060171C"/>
    <w:rsid w:val="00601D11"/>
    <w:rsid w:val="00602205"/>
    <w:rsid w:val="00603FBB"/>
    <w:rsid w:val="00604A17"/>
    <w:rsid w:val="0060594C"/>
    <w:rsid w:val="00606863"/>
    <w:rsid w:val="00607345"/>
    <w:rsid w:val="00607B67"/>
    <w:rsid w:val="0061037C"/>
    <w:rsid w:val="00610A41"/>
    <w:rsid w:val="00611AD6"/>
    <w:rsid w:val="00611AF1"/>
    <w:rsid w:val="00612432"/>
    <w:rsid w:val="006133A7"/>
    <w:rsid w:val="006133E8"/>
    <w:rsid w:val="00613443"/>
    <w:rsid w:val="00614077"/>
    <w:rsid w:val="00615C5A"/>
    <w:rsid w:val="00616CCD"/>
    <w:rsid w:val="00617695"/>
    <w:rsid w:val="006178B3"/>
    <w:rsid w:val="00617C2B"/>
    <w:rsid w:val="00617E26"/>
    <w:rsid w:val="00620177"/>
    <w:rsid w:val="006202AB"/>
    <w:rsid w:val="006204C5"/>
    <w:rsid w:val="00620E1A"/>
    <w:rsid w:val="00621503"/>
    <w:rsid w:val="0062185C"/>
    <w:rsid w:val="00621C04"/>
    <w:rsid w:val="00622824"/>
    <w:rsid w:val="00623502"/>
    <w:rsid w:val="00624117"/>
    <w:rsid w:val="00624B62"/>
    <w:rsid w:val="00625270"/>
    <w:rsid w:val="006254A7"/>
    <w:rsid w:val="006259C3"/>
    <w:rsid w:val="00625CA1"/>
    <w:rsid w:val="00625FBE"/>
    <w:rsid w:val="0062648B"/>
    <w:rsid w:val="00626AC3"/>
    <w:rsid w:val="00630171"/>
    <w:rsid w:val="00632553"/>
    <w:rsid w:val="006326F6"/>
    <w:rsid w:val="006327A3"/>
    <w:rsid w:val="00632A3C"/>
    <w:rsid w:val="00632CDC"/>
    <w:rsid w:val="00632FEA"/>
    <w:rsid w:val="00634636"/>
    <w:rsid w:val="0063483C"/>
    <w:rsid w:val="00634CC3"/>
    <w:rsid w:val="00636976"/>
    <w:rsid w:val="00637C5B"/>
    <w:rsid w:val="00640A08"/>
    <w:rsid w:val="006412F5"/>
    <w:rsid w:val="006429D6"/>
    <w:rsid w:val="00642A64"/>
    <w:rsid w:val="00642B55"/>
    <w:rsid w:val="00642FBC"/>
    <w:rsid w:val="00643957"/>
    <w:rsid w:val="00643CC3"/>
    <w:rsid w:val="006449BD"/>
    <w:rsid w:val="0064512A"/>
    <w:rsid w:val="00645C9A"/>
    <w:rsid w:val="00646667"/>
    <w:rsid w:val="0064671B"/>
    <w:rsid w:val="00646765"/>
    <w:rsid w:val="00647042"/>
    <w:rsid w:val="00647B37"/>
    <w:rsid w:val="00647B83"/>
    <w:rsid w:val="00647CE5"/>
    <w:rsid w:val="006503F0"/>
    <w:rsid w:val="00650876"/>
    <w:rsid w:val="00652689"/>
    <w:rsid w:val="00652E54"/>
    <w:rsid w:val="00652E85"/>
    <w:rsid w:val="006534AC"/>
    <w:rsid w:val="00653D07"/>
    <w:rsid w:val="00654148"/>
    <w:rsid w:val="006549CD"/>
    <w:rsid w:val="00654BD6"/>
    <w:rsid w:val="00656034"/>
    <w:rsid w:val="00656130"/>
    <w:rsid w:val="0065618A"/>
    <w:rsid w:val="00656245"/>
    <w:rsid w:val="00656513"/>
    <w:rsid w:val="00656E86"/>
    <w:rsid w:val="006573B2"/>
    <w:rsid w:val="00657B3E"/>
    <w:rsid w:val="00660DE5"/>
    <w:rsid w:val="00660F0C"/>
    <w:rsid w:val="00661389"/>
    <w:rsid w:val="006623D9"/>
    <w:rsid w:val="00662445"/>
    <w:rsid w:val="0066275C"/>
    <w:rsid w:val="006630B8"/>
    <w:rsid w:val="00663AA0"/>
    <w:rsid w:val="00663E55"/>
    <w:rsid w:val="00664370"/>
    <w:rsid w:val="0066460C"/>
    <w:rsid w:val="00664789"/>
    <w:rsid w:val="006648A0"/>
    <w:rsid w:val="00665C91"/>
    <w:rsid w:val="00665F40"/>
    <w:rsid w:val="006666F3"/>
    <w:rsid w:val="006671EF"/>
    <w:rsid w:val="00667A91"/>
    <w:rsid w:val="00667ECD"/>
    <w:rsid w:val="0067032C"/>
    <w:rsid w:val="00670EE4"/>
    <w:rsid w:val="006719DC"/>
    <w:rsid w:val="006722C7"/>
    <w:rsid w:val="00672FAA"/>
    <w:rsid w:val="00673091"/>
    <w:rsid w:val="00673D42"/>
    <w:rsid w:val="00675612"/>
    <w:rsid w:val="00675A65"/>
    <w:rsid w:val="00676DD7"/>
    <w:rsid w:val="00677005"/>
    <w:rsid w:val="00677FE7"/>
    <w:rsid w:val="00680D44"/>
    <w:rsid w:val="00680D49"/>
    <w:rsid w:val="00681035"/>
    <w:rsid w:val="00681955"/>
    <w:rsid w:val="00682139"/>
    <w:rsid w:val="0068228F"/>
    <w:rsid w:val="00682EE5"/>
    <w:rsid w:val="0068323D"/>
    <w:rsid w:val="0068373B"/>
    <w:rsid w:val="006842C0"/>
    <w:rsid w:val="00684EA8"/>
    <w:rsid w:val="00687222"/>
    <w:rsid w:val="00687520"/>
    <w:rsid w:val="006878FE"/>
    <w:rsid w:val="006900DF"/>
    <w:rsid w:val="00691480"/>
    <w:rsid w:val="00691486"/>
    <w:rsid w:val="00691C35"/>
    <w:rsid w:val="00692284"/>
    <w:rsid w:val="006926E5"/>
    <w:rsid w:val="006927C3"/>
    <w:rsid w:val="00693018"/>
    <w:rsid w:val="0069303F"/>
    <w:rsid w:val="0069305D"/>
    <w:rsid w:val="00693762"/>
    <w:rsid w:val="00693A24"/>
    <w:rsid w:val="00693DCE"/>
    <w:rsid w:val="00693EC5"/>
    <w:rsid w:val="006942AF"/>
    <w:rsid w:val="006944B7"/>
    <w:rsid w:val="006949BE"/>
    <w:rsid w:val="00694CEA"/>
    <w:rsid w:val="00694F3D"/>
    <w:rsid w:val="00695A87"/>
    <w:rsid w:val="00695DE3"/>
    <w:rsid w:val="0069608C"/>
    <w:rsid w:val="00697F72"/>
    <w:rsid w:val="006A0F84"/>
    <w:rsid w:val="006A1043"/>
    <w:rsid w:val="006A1455"/>
    <w:rsid w:val="006A374F"/>
    <w:rsid w:val="006A3AB8"/>
    <w:rsid w:val="006A5CD8"/>
    <w:rsid w:val="006A66F4"/>
    <w:rsid w:val="006A7145"/>
    <w:rsid w:val="006A7459"/>
    <w:rsid w:val="006A79C1"/>
    <w:rsid w:val="006B0790"/>
    <w:rsid w:val="006B0864"/>
    <w:rsid w:val="006B186D"/>
    <w:rsid w:val="006B1AC1"/>
    <w:rsid w:val="006B1FE7"/>
    <w:rsid w:val="006B245F"/>
    <w:rsid w:val="006B26F4"/>
    <w:rsid w:val="006B29D2"/>
    <w:rsid w:val="006B3976"/>
    <w:rsid w:val="006B479E"/>
    <w:rsid w:val="006B59A6"/>
    <w:rsid w:val="006B6AB1"/>
    <w:rsid w:val="006B701F"/>
    <w:rsid w:val="006B75F7"/>
    <w:rsid w:val="006B7BE9"/>
    <w:rsid w:val="006B7E25"/>
    <w:rsid w:val="006C01BD"/>
    <w:rsid w:val="006C07AE"/>
    <w:rsid w:val="006C1231"/>
    <w:rsid w:val="006C12DE"/>
    <w:rsid w:val="006C2577"/>
    <w:rsid w:val="006C39CA"/>
    <w:rsid w:val="006C3A32"/>
    <w:rsid w:val="006C4919"/>
    <w:rsid w:val="006C4CDE"/>
    <w:rsid w:val="006C52C3"/>
    <w:rsid w:val="006C53C0"/>
    <w:rsid w:val="006C5962"/>
    <w:rsid w:val="006C5C2D"/>
    <w:rsid w:val="006C5D62"/>
    <w:rsid w:val="006C5EB5"/>
    <w:rsid w:val="006C63FE"/>
    <w:rsid w:val="006C6761"/>
    <w:rsid w:val="006C7DAB"/>
    <w:rsid w:val="006C7DB9"/>
    <w:rsid w:val="006D0D4E"/>
    <w:rsid w:val="006D11D4"/>
    <w:rsid w:val="006D308E"/>
    <w:rsid w:val="006D30FA"/>
    <w:rsid w:val="006D368B"/>
    <w:rsid w:val="006D3A96"/>
    <w:rsid w:val="006D3AB5"/>
    <w:rsid w:val="006D4240"/>
    <w:rsid w:val="006D4A89"/>
    <w:rsid w:val="006D5A8D"/>
    <w:rsid w:val="006D662E"/>
    <w:rsid w:val="006D693D"/>
    <w:rsid w:val="006D719F"/>
    <w:rsid w:val="006D7660"/>
    <w:rsid w:val="006D7B01"/>
    <w:rsid w:val="006D7D7B"/>
    <w:rsid w:val="006E02E2"/>
    <w:rsid w:val="006E073E"/>
    <w:rsid w:val="006E0D8B"/>
    <w:rsid w:val="006E127B"/>
    <w:rsid w:val="006E2054"/>
    <w:rsid w:val="006E2067"/>
    <w:rsid w:val="006E25ED"/>
    <w:rsid w:val="006E2D0B"/>
    <w:rsid w:val="006E46EC"/>
    <w:rsid w:val="006E4BCE"/>
    <w:rsid w:val="006F0344"/>
    <w:rsid w:val="006F04F9"/>
    <w:rsid w:val="006F114E"/>
    <w:rsid w:val="006F11B6"/>
    <w:rsid w:val="006F1608"/>
    <w:rsid w:val="006F17FB"/>
    <w:rsid w:val="006F293C"/>
    <w:rsid w:val="006F2DC0"/>
    <w:rsid w:val="006F43FC"/>
    <w:rsid w:val="006F4D48"/>
    <w:rsid w:val="006F5271"/>
    <w:rsid w:val="006F6201"/>
    <w:rsid w:val="006F74E1"/>
    <w:rsid w:val="007001A8"/>
    <w:rsid w:val="00700585"/>
    <w:rsid w:val="00700E9C"/>
    <w:rsid w:val="0070109B"/>
    <w:rsid w:val="007013BF"/>
    <w:rsid w:val="007016D6"/>
    <w:rsid w:val="00701D10"/>
    <w:rsid w:val="00702257"/>
    <w:rsid w:val="0070361D"/>
    <w:rsid w:val="00703BFB"/>
    <w:rsid w:val="00703D4A"/>
    <w:rsid w:val="0070405C"/>
    <w:rsid w:val="0070422F"/>
    <w:rsid w:val="0070445D"/>
    <w:rsid w:val="00704B86"/>
    <w:rsid w:val="00705D9A"/>
    <w:rsid w:val="00705E2D"/>
    <w:rsid w:val="0070605B"/>
    <w:rsid w:val="0070656C"/>
    <w:rsid w:val="00710240"/>
    <w:rsid w:val="007105E8"/>
    <w:rsid w:val="00710D90"/>
    <w:rsid w:val="00711552"/>
    <w:rsid w:val="0071218A"/>
    <w:rsid w:val="00712303"/>
    <w:rsid w:val="0071418F"/>
    <w:rsid w:val="0071460D"/>
    <w:rsid w:val="00714C13"/>
    <w:rsid w:val="00715002"/>
    <w:rsid w:val="0071571D"/>
    <w:rsid w:val="00715EDF"/>
    <w:rsid w:val="00715FDC"/>
    <w:rsid w:val="00716363"/>
    <w:rsid w:val="00716CD2"/>
    <w:rsid w:val="00716D9F"/>
    <w:rsid w:val="00716E10"/>
    <w:rsid w:val="00717AB0"/>
    <w:rsid w:val="00720BC4"/>
    <w:rsid w:val="00721606"/>
    <w:rsid w:val="007224EC"/>
    <w:rsid w:val="00722618"/>
    <w:rsid w:val="00722865"/>
    <w:rsid w:val="00722E27"/>
    <w:rsid w:val="007232D1"/>
    <w:rsid w:val="00723663"/>
    <w:rsid w:val="007250B0"/>
    <w:rsid w:val="0072520C"/>
    <w:rsid w:val="00725423"/>
    <w:rsid w:val="00725C62"/>
    <w:rsid w:val="00726158"/>
    <w:rsid w:val="00727371"/>
    <w:rsid w:val="007278D4"/>
    <w:rsid w:val="00727B33"/>
    <w:rsid w:val="00727F55"/>
    <w:rsid w:val="00730575"/>
    <w:rsid w:val="00730A26"/>
    <w:rsid w:val="00730F34"/>
    <w:rsid w:val="007317A9"/>
    <w:rsid w:val="00732618"/>
    <w:rsid w:val="00732B46"/>
    <w:rsid w:val="00735210"/>
    <w:rsid w:val="007354E6"/>
    <w:rsid w:val="00735D92"/>
    <w:rsid w:val="00735F58"/>
    <w:rsid w:val="007361BC"/>
    <w:rsid w:val="007361D5"/>
    <w:rsid w:val="00736665"/>
    <w:rsid w:val="0073689A"/>
    <w:rsid w:val="00737763"/>
    <w:rsid w:val="0073789C"/>
    <w:rsid w:val="0074043B"/>
    <w:rsid w:val="0074051F"/>
    <w:rsid w:val="00741B5C"/>
    <w:rsid w:val="00741EF5"/>
    <w:rsid w:val="00741FFE"/>
    <w:rsid w:val="007429C4"/>
    <w:rsid w:val="0074314E"/>
    <w:rsid w:val="00743B09"/>
    <w:rsid w:val="00743E2F"/>
    <w:rsid w:val="007442B5"/>
    <w:rsid w:val="00744924"/>
    <w:rsid w:val="00744AD9"/>
    <w:rsid w:val="007453CB"/>
    <w:rsid w:val="00745495"/>
    <w:rsid w:val="0074555E"/>
    <w:rsid w:val="00745679"/>
    <w:rsid w:val="0074645C"/>
    <w:rsid w:val="00747801"/>
    <w:rsid w:val="0075093A"/>
    <w:rsid w:val="00750E64"/>
    <w:rsid w:val="00751023"/>
    <w:rsid w:val="007520FB"/>
    <w:rsid w:val="00752E5F"/>
    <w:rsid w:val="00753A31"/>
    <w:rsid w:val="007546BD"/>
    <w:rsid w:val="00755298"/>
    <w:rsid w:val="00755BE9"/>
    <w:rsid w:val="00760535"/>
    <w:rsid w:val="00760A8E"/>
    <w:rsid w:val="00760F4E"/>
    <w:rsid w:val="00761327"/>
    <w:rsid w:val="007617B2"/>
    <w:rsid w:val="00761DD5"/>
    <w:rsid w:val="00762200"/>
    <w:rsid w:val="007623C4"/>
    <w:rsid w:val="007626CE"/>
    <w:rsid w:val="0076389E"/>
    <w:rsid w:val="00763E6A"/>
    <w:rsid w:val="0076463A"/>
    <w:rsid w:val="0076466F"/>
    <w:rsid w:val="00764F00"/>
    <w:rsid w:val="0076506C"/>
    <w:rsid w:val="0076559D"/>
    <w:rsid w:val="0076683D"/>
    <w:rsid w:val="00766F19"/>
    <w:rsid w:val="00767462"/>
    <w:rsid w:val="0076746F"/>
    <w:rsid w:val="007675DF"/>
    <w:rsid w:val="0076768D"/>
    <w:rsid w:val="007701ED"/>
    <w:rsid w:val="007702BC"/>
    <w:rsid w:val="0077065F"/>
    <w:rsid w:val="007708E7"/>
    <w:rsid w:val="00770CDB"/>
    <w:rsid w:val="00771708"/>
    <w:rsid w:val="00772C1B"/>
    <w:rsid w:val="00772F37"/>
    <w:rsid w:val="007730ED"/>
    <w:rsid w:val="00773259"/>
    <w:rsid w:val="00774579"/>
    <w:rsid w:val="00774A4B"/>
    <w:rsid w:val="0077503F"/>
    <w:rsid w:val="007755A1"/>
    <w:rsid w:val="007764C8"/>
    <w:rsid w:val="00777480"/>
    <w:rsid w:val="00777D3B"/>
    <w:rsid w:val="00780200"/>
    <w:rsid w:val="00781154"/>
    <w:rsid w:val="0078156E"/>
    <w:rsid w:val="0078257B"/>
    <w:rsid w:val="007825E2"/>
    <w:rsid w:val="00782629"/>
    <w:rsid w:val="00782661"/>
    <w:rsid w:val="00782C0B"/>
    <w:rsid w:val="007843C6"/>
    <w:rsid w:val="0078509F"/>
    <w:rsid w:val="007850A6"/>
    <w:rsid w:val="00785521"/>
    <w:rsid w:val="007855D9"/>
    <w:rsid w:val="007857BF"/>
    <w:rsid w:val="00785A40"/>
    <w:rsid w:val="0078613D"/>
    <w:rsid w:val="007865A6"/>
    <w:rsid w:val="00786B90"/>
    <w:rsid w:val="00786C74"/>
    <w:rsid w:val="007871A4"/>
    <w:rsid w:val="00787EA5"/>
    <w:rsid w:val="0079195C"/>
    <w:rsid w:val="00791E86"/>
    <w:rsid w:val="00792829"/>
    <w:rsid w:val="007938B9"/>
    <w:rsid w:val="00793FE8"/>
    <w:rsid w:val="00795466"/>
    <w:rsid w:val="007961EB"/>
    <w:rsid w:val="00796B9D"/>
    <w:rsid w:val="007A0D1B"/>
    <w:rsid w:val="007A0E72"/>
    <w:rsid w:val="007A0FCE"/>
    <w:rsid w:val="007A14F2"/>
    <w:rsid w:val="007A16E5"/>
    <w:rsid w:val="007A1D63"/>
    <w:rsid w:val="007A207B"/>
    <w:rsid w:val="007A292D"/>
    <w:rsid w:val="007A2941"/>
    <w:rsid w:val="007A3185"/>
    <w:rsid w:val="007A3376"/>
    <w:rsid w:val="007A3AB8"/>
    <w:rsid w:val="007A4EE4"/>
    <w:rsid w:val="007A556D"/>
    <w:rsid w:val="007A570F"/>
    <w:rsid w:val="007A6BC6"/>
    <w:rsid w:val="007A741E"/>
    <w:rsid w:val="007A745E"/>
    <w:rsid w:val="007B0059"/>
    <w:rsid w:val="007B0E38"/>
    <w:rsid w:val="007B141D"/>
    <w:rsid w:val="007B1657"/>
    <w:rsid w:val="007B17F3"/>
    <w:rsid w:val="007B187E"/>
    <w:rsid w:val="007B1FB7"/>
    <w:rsid w:val="007B2194"/>
    <w:rsid w:val="007B3032"/>
    <w:rsid w:val="007B30DE"/>
    <w:rsid w:val="007B311D"/>
    <w:rsid w:val="007B3C8D"/>
    <w:rsid w:val="007B42B6"/>
    <w:rsid w:val="007B4405"/>
    <w:rsid w:val="007B4B3A"/>
    <w:rsid w:val="007B4DA9"/>
    <w:rsid w:val="007B5F24"/>
    <w:rsid w:val="007B6905"/>
    <w:rsid w:val="007B6927"/>
    <w:rsid w:val="007B6942"/>
    <w:rsid w:val="007B6D0A"/>
    <w:rsid w:val="007B7C7B"/>
    <w:rsid w:val="007B7F4B"/>
    <w:rsid w:val="007C0C26"/>
    <w:rsid w:val="007C119E"/>
    <w:rsid w:val="007C1440"/>
    <w:rsid w:val="007C164F"/>
    <w:rsid w:val="007C2D62"/>
    <w:rsid w:val="007C411C"/>
    <w:rsid w:val="007C4A99"/>
    <w:rsid w:val="007C4BE8"/>
    <w:rsid w:val="007C50D2"/>
    <w:rsid w:val="007C5F5B"/>
    <w:rsid w:val="007C6238"/>
    <w:rsid w:val="007C633B"/>
    <w:rsid w:val="007C6D13"/>
    <w:rsid w:val="007C70D8"/>
    <w:rsid w:val="007D0669"/>
    <w:rsid w:val="007D0B33"/>
    <w:rsid w:val="007D0E6D"/>
    <w:rsid w:val="007D1162"/>
    <w:rsid w:val="007D15DE"/>
    <w:rsid w:val="007D1DDD"/>
    <w:rsid w:val="007D2278"/>
    <w:rsid w:val="007D22CC"/>
    <w:rsid w:val="007D2ABD"/>
    <w:rsid w:val="007D3700"/>
    <w:rsid w:val="007D3B0A"/>
    <w:rsid w:val="007D3B23"/>
    <w:rsid w:val="007D3FCE"/>
    <w:rsid w:val="007D4056"/>
    <w:rsid w:val="007D43D6"/>
    <w:rsid w:val="007D4AC3"/>
    <w:rsid w:val="007D4F61"/>
    <w:rsid w:val="007D646B"/>
    <w:rsid w:val="007D65DE"/>
    <w:rsid w:val="007D7549"/>
    <w:rsid w:val="007D7AFA"/>
    <w:rsid w:val="007E0DED"/>
    <w:rsid w:val="007E1357"/>
    <w:rsid w:val="007E15A6"/>
    <w:rsid w:val="007E2444"/>
    <w:rsid w:val="007E431E"/>
    <w:rsid w:val="007E4561"/>
    <w:rsid w:val="007E5524"/>
    <w:rsid w:val="007E774A"/>
    <w:rsid w:val="007E7A90"/>
    <w:rsid w:val="007F0763"/>
    <w:rsid w:val="007F082E"/>
    <w:rsid w:val="007F0AA7"/>
    <w:rsid w:val="007F0BFC"/>
    <w:rsid w:val="007F0D6A"/>
    <w:rsid w:val="007F13F2"/>
    <w:rsid w:val="007F1554"/>
    <w:rsid w:val="007F18C3"/>
    <w:rsid w:val="007F20EA"/>
    <w:rsid w:val="007F21EC"/>
    <w:rsid w:val="007F2A6E"/>
    <w:rsid w:val="007F3B5C"/>
    <w:rsid w:val="007F48E0"/>
    <w:rsid w:val="007F4BFF"/>
    <w:rsid w:val="007F4D71"/>
    <w:rsid w:val="007F4DA3"/>
    <w:rsid w:val="007F555B"/>
    <w:rsid w:val="007F5964"/>
    <w:rsid w:val="007F5E01"/>
    <w:rsid w:val="007F6099"/>
    <w:rsid w:val="007F614E"/>
    <w:rsid w:val="007F6786"/>
    <w:rsid w:val="007F6B72"/>
    <w:rsid w:val="007F7083"/>
    <w:rsid w:val="0080012B"/>
    <w:rsid w:val="0080012C"/>
    <w:rsid w:val="008008D2"/>
    <w:rsid w:val="0080163D"/>
    <w:rsid w:val="00802496"/>
    <w:rsid w:val="00802D9C"/>
    <w:rsid w:val="008034D1"/>
    <w:rsid w:val="0080367D"/>
    <w:rsid w:val="00803B96"/>
    <w:rsid w:val="00803D8E"/>
    <w:rsid w:val="00804165"/>
    <w:rsid w:val="00804204"/>
    <w:rsid w:val="00804419"/>
    <w:rsid w:val="00804C4A"/>
    <w:rsid w:val="008052AE"/>
    <w:rsid w:val="00805630"/>
    <w:rsid w:val="00805D9B"/>
    <w:rsid w:val="00806E53"/>
    <w:rsid w:val="00807123"/>
    <w:rsid w:val="00807917"/>
    <w:rsid w:val="00807927"/>
    <w:rsid w:val="00810447"/>
    <w:rsid w:val="00810817"/>
    <w:rsid w:val="008109D1"/>
    <w:rsid w:val="00810EFA"/>
    <w:rsid w:val="00811330"/>
    <w:rsid w:val="008113C0"/>
    <w:rsid w:val="008115E1"/>
    <w:rsid w:val="00812533"/>
    <w:rsid w:val="00812E8F"/>
    <w:rsid w:val="00813943"/>
    <w:rsid w:val="0081424C"/>
    <w:rsid w:val="008143CB"/>
    <w:rsid w:val="00814B86"/>
    <w:rsid w:val="00815010"/>
    <w:rsid w:val="008152C8"/>
    <w:rsid w:val="008155CB"/>
    <w:rsid w:val="00815EA6"/>
    <w:rsid w:val="00815EF0"/>
    <w:rsid w:val="00816AE4"/>
    <w:rsid w:val="008201F3"/>
    <w:rsid w:val="00822F88"/>
    <w:rsid w:val="00822FEE"/>
    <w:rsid w:val="00823101"/>
    <w:rsid w:val="008231E1"/>
    <w:rsid w:val="00824053"/>
    <w:rsid w:val="008256E5"/>
    <w:rsid w:val="00825ED4"/>
    <w:rsid w:val="008261B5"/>
    <w:rsid w:val="0082623F"/>
    <w:rsid w:val="00826E7E"/>
    <w:rsid w:val="00830716"/>
    <w:rsid w:val="0083073D"/>
    <w:rsid w:val="00830AC9"/>
    <w:rsid w:val="00830B18"/>
    <w:rsid w:val="00831020"/>
    <w:rsid w:val="0083172F"/>
    <w:rsid w:val="00832B81"/>
    <w:rsid w:val="0083397D"/>
    <w:rsid w:val="00834A88"/>
    <w:rsid w:val="008355AD"/>
    <w:rsid w:val="00835BB3"/>
    <w:rsid w:val="00837D42"/>
    <w:rsid w:val="00837E61"/>
    <w:rsid w:val="008417A6"/>
    <w:rsid w:val="00843069"/>
    <w:rsid w:val="008433AE"/>
    <w:rsid w:val="008444E1"/>
    <w:rsid w:val="0084485B"/>
    <w:rsid w:val="008465F9"/>
    <w:rsid w:val="00847152"/>
    <w:rsid w:val="00847488"/>
    <w:rsid w:val="00847B33"/>
    <w:rsid w:val="00847C46"/>
    <w:rsid w:val="0085047B"/>
    <w:rsid w:val="00852522"/>
    <w:rsid w:val="008529A9"/>
    <w:rsid w:val="00853419"/>
    <w:rsid w:val="00853496"/>
    <w:rsid w:val="00854114"/>
    <w:rsid w:val="00854859"/>
    <w:rsid w:val="008551B0"/>
    <w:rsid w:val="00855F8D"/>
    <w:rsid w:val="008567B2"/>
    <w:rsid w:val="0085758E"/>
    <w:rsid w:val="008579A6"/>
    <w:rsid w:val="0086037D"/>
    <w:rsid w:val="00860468"/>
    <w:rsid w:val="008606F9"/>
    <w:rsid w:val="00860D27"/>
    <w:rsid w:val="0086120B"/>
    <w:rsid w:val="008619DE"/>
    <w:rsid w:val="0086226B"/>
    <w:rsid w:val="008625F4"/>
    <w:rsid w:val="00862695"/>
    <w:rsid w:val="008626C0"/>
    <w:rsid w:val="00862752"/>
    <w:rsid w:val="00862D50"/>
    <w:rsid w:val="00863133"/>
    <w:rsid w:val="008635E0"/>
    <w:rsid w:val="00863DDF"/>
    <w:rsid w:val="00864260"/>
    <w:rsid w:val="008646D9"/>
    <w:rsid w:val="00864CD2"/>
    <w:rsid w:val="00865E46"/>
    <w:rsid w:val="0086600E"/>
    <w:rsid w:val="00866D26"/>
    <w:rsid w:val="00867560"/>
    <w:rsid w:val="00870CCA"/>
    <w:rsid w:val="0087139F"/>
    <w:rsid w:val="0087157A"/>
    <w:rsid w:val="00871731"/>
    <w:rsid w:val="00871960"/>
    <w:rsid w:val="00871A81"/>
    <w:rsid w:val="00871F5F"/>
    <w:rsid w:val="008720DC"/>
    <w:rsid w:val="00872781"/>
    <w:rsid w:val="008731B4"/>
    <w:rsid w:val="0087343E"/>
    <w:rsid w:val="00874229"/>
    <w:rsid w:val="0087492E"/>
    <w:rsid w:val="00876476"/>
    <w:rsid w:val="00880AE9"/>
    <w:rsid w:val="00881164"/>
    <w:rsid w:val="00881425"/>
    <w:rsid w:val="008816F7"/>
    <w:rsid w:val="00882196"/>
    <w:rsid w:val="00882734"/>
    <w:rsid w:val="00882A5C"/>
    <w:rsid w:val="00882CC7"/>
    <w:rsid w:val="00883194"/>
    <w:rsid w:val="00884765"/>
    <w:rsid w:val="00884975"/>
    <w:rsid w:val="0088500B"/>
    <w:rsid w:val="00885502"/>
    <w:rsid w:val="00886565"/>
    <w:rsid w:val="00886E44"/>
    <w:rsid w:val="00887466"/>
    <w:rsid w:val="008874FA"/>
    <w:rsid w:val="00887FD6"/>
    <w:rsid w:val="008908A1"/>
    <w:rsid w:val="00890DB5"/>
    <w:rsid w:val="00890F7F"/>
    <w:rsid w:val="0089142A"/>
    <w:rsid w:val="00891755"/>
    <w:rsid w:val="00891FBE"/>
    <w:rsid w:val="008922C9"/>
    <w:rsid w:val="008927F7"/>
    <w:rsid w:val="00892CA2"/>
    <w:rsid w:val="00893AF0"/>
    <w:rsid w:val="0089404E"/>
    <w:rsid w:val="00894204"/>
    <w:rsid w:val="0089423C"/>
    <w:rsid w:val="008942ED"/>
    <w:rsid w:val="00894316"/>
    <w:rsid w:val="0089583A"/>
    <w:rsid w:val="00895E80"/>
    <w:rsid w:val="008A0095"/>
    <w:rsid w:val="008A0EF0"/>
    <w:rsid w:val="008A28BC"/>
    <w:rsid w:val="008A293F"/>
    <w:rsid w:val="008A2D44"/>
    <w:rsid w:val="008A3F45"/>
    <w:rsid w:val="008A40AB"/>
    <w:rsid w:val="008A4882"/>
    <w:rsid w:val="008A50C4"/>
    <w:rsid w:val="008A5429"/>
    <w:rsid w:val="008A5CC8"/>
    <w:rsid w:val="008A6A5B"/>
    <w:rsid w:val="008A6AB7"/>
    <w:rsid w:val="008A6D78"/>
    <w:rsid w:val="008A739D"/>
    <w:rsid w:val="008A7790"/>
    <w:rsid w:val="008A79AE"/>
    <w:rsid w:val="008B0365"/>
    <w:rsid w:val="008B08E1"/>
    <w:rsid w:val="008B0EFF"/>
    <w:rsid w:val="008B1F8E"/>
    <w:rsid w:val="008B26BC"/>
    <w:rsid w:val="008B28C7"/>
    <w:rsid w:val="008B3E71"/>
    <w:rsid w:val="008B47F7"/>
    <w:rsid w:val="008B534E"/>
    <w:rsid w:val="008B6262"/>
    <w:rsid w:val="008B6466"/>
    <w:rsid w:val="008B7781"/>
    <w:rsid w:val="008B77C6"/>
    <w:rsid w:val="008C1296"/>
    <w:rsid w:val="008C1C41"/>
    <w:rsid w:val="008C3175"/>
    <w:rsid w:val="008C3F64"/>
    <w:rsid w:val="008C45B7"/>
    <w:rsid w:val="008C4A87"/>
    <w:rsid w:val="008C5611"/>
    <w:rsid w:val="008C570B"/>
    <w:rsid w:val="008C60D7"/>
    <w:rsid w:val="008C6A50"/>
    <w:rsid w:val="008C6A5B"/>
    <w:rsid w:val="008C6A62"/>
    <w:rsid w:val="008C6ADB"/>
    <w:rsid w:val="008D076B"/>
    <w:rsid w:val="008D09FC"/>
    <w:rsid w:val="008D0FF8"/>
    <w:rsid w:val="008D22D4"/>
    <w:rsid w:val="008D2732"/>
    <w:rsid w:val="008D2D4B"/>
    <w:rsid w:val="008D2F30"/>
    <w:rsid w:val="008D35FF"/>
    <w:rsid w:val="008D369C"/>
    <w:rsid w:val="008D3A0A"/>
    <w:rsid w:val="008D3F76"/>
    <w:rsid w:val="008D4D15"/>
    <w:rsid w:val="008D4E51"/>
    <w:rsid w:val="008D6754"/>
    <w:rsid w:val="008D6921"/>
    <w:rsid w:val="008D6C64"/>
    <w:rsid w:val="008D6EA9"/>
    <w:rsid w:val="008E052F"/>
    <w:rsid w:val="008E089D"/>
    <w:rsid w:val="008E0D1F"/>
    <w:rsid w:val="008E1963"/>
    <w:rsid w:val="008E33AC"/>
    <w:rsid w:val="008E392A"/>
    <w:rsid w:val="008E3EE4"/>
    <w:rsid w:val="008E3EE5"/>
    <w:rsid w:val="008E44A6"/>
    <w:rsid w:val="008E541E"/>
    <w:rsid w:val="008E5C94"/>
    <w:rsid w:val="008E6359"/>
    <w:rsid w:val="008E701A"/>
    <w:rsid w:val="008E78A3"/>
    <w:rsid w:val="008E7AF9"/>
    <w:rsid w:val="008F042E"/>
    <w:rsid w:val="008F109B"/>
    <w:rsid w:val="008F1596"/>
    <w:rsid w:val="008F19D7"/>
    <w:rsid w:val="008F3422"/>
    <w:rsid w:val="008F3EA6"/>
    <w:rsid w:val="008F4207"/>
    <w:rsid w:val="008F44C6"/>
    <w:rsid w:val="008F44F0"/>
    <w:rsid w:val="008F4B1E"/>
    <w:rsid w:val="008F4BC6"/>
    <w:rsid w:val="008F4E0A"/>
    <w:rsid w:val="008F4E9D"/>
    <w:rsid w:val="008F584D"/>
    <w:rsid w:val="008F727C"/>
    <w:rsid w:val="00900145"/>
    <w:rsid w:val="00900385"/>
    <w:rsid w:val="009005F8"/>
    <w:rsid w:val="00900EF5"/>
    <w:rsid w:val="009023E6"/>
    <w:rsid w:val="009024F1"/>
    <w:rsid w:val="00902B35"/>
    <w:rsid w:val="009036C3"/>
    <w:rsid w:val="0090480B"/>
    <w:rsid w:val="0090497F"/>
    <w:rsid w:val="00904BAB"/>
    <w:rsid w:val="00904FDA"/>
    <w:rsid w:val="00905123"/>
    <w:rsid w:val="00905AC6"/>
    <w:rsid w:val="0090617C"/>
    <w:rsid w:val="009062E8"/>
    <w:rsid w:val="00906323"/>
    <w:rsid w:val="0090680E"/>
    <w:rsid w:val="00907F3E"/>
    <w:rsid w:val="00910FD2"/>
    <w:rsid w:val="00911A67"/>
    <w:rsid w:val="00911F15"/>
    <w:rsid w:val="00912119"/>
    <w:rsid w:val="00912492"/>
    <w:rsid w:val="00912E08"/>
    <w:rsid w:val="00913803"/>
    <w:rsid w:val="009152BD"/>
    <w:rsid w:val="009164ED"/>
    <w:rsid w:val="009167E8"/>
    <w:rsid w:val="00916E59"/>
    <w:rsid w:val="009171A7"/>
    <w:rsid w:val="00917FE8"/>
    <w:rsid w:val="00920218"/>
    <w:rsid w:val="0092099A"/>
    <w:rsid w:val="00921135"/>
    <w:rsid w:val="009216A4"/>
    <w:rsid w:val="0092178A"/>
    <w:rsid w:val="00921FA5"/>
    <w:rsid w:val="009227D8"/>
    <w:rsid w:val="0092283A"/>
    <w:rsid w:val="009228B8"/>
    <w:rsid w:val="00922B3B"/>
    <w:rsid w:val="00922FB6"/>
    <w:rsid w:val="00923B52"/>
    <w:rsid w:val="00923BD3"/>
    <w:rsid w:val="00924651"/>
    <w:rsid w:val="009274F9"/>
    <w:rsid w:val="00930368"/>
    <w:rsid w:val="00930995"/>
    <w:rsid w:val="00930BA0"/>
    <w:rsid w:val="00930D0F"/>
    <w:rsid w:val="009318A9"/>
    <w:rsid w:val="00931A88"/>
    <w:rsid w:val="009325BD"/>
    <w:rsid w:val="009328ED"/>
    <w:rsid w:val="009329BF"/>
    <w:rsid w:val="00933125"/>
    <w:rsid w:val="00933145"/>
    <w:rsid w:val="00933CAB"/>
    <w:rsid w:val="009354AD"/>
    <w:rsid w:val="00935FE2"/>
    <w:rsid w:val="009363EF"/>
    <w:rsid w:val="00936FDA"/>
    <w:rsid w:val="00937598"/>
    <w:rsid w:val="00937A47"/>
    <w:rsid w:val="00941BD9"/>
    <w:rsid w:val="009421F8"/>
    <w:rsid w:val="009424E6"/>
    <w:rsid w:val="00942565"/>
    <w:rsid w:val="0094312E"/>
    <w:rsid w:val="00944013"/>
    <w:rsid w:val="009456B9"/>
    <w:rsid w:val="009456C9"/>
    <w:rsid w:val="00945ECC"/>
    <w:rsid w:val="009466E5"/>
    <w:rsid w:val="00946A14"/>
    <w:rsid w:val="0094780C"/>
    <w:rsid w:val="00947C76"/>
    <w:rsid w:val="00950471"/>
    <w:rsid w:val="00950A9A"/>
    <w:rsid w:val="0095192A"/>
    <w:rsid w:val="00951D60"/>
    <w:rsid w:val="009536EB"/>
    <w:rsid w:val="00953DC8"/>
    <w:rsid w:val="009549A3"/>
    <w:rsid w:val="00954F92"/>
    <w:rsid w:val="00955279"/>
    <w:rsid w:val="009553BD"/>
    <w:rsid w:val="00955C62"/>
    <w:rsid w:val="0095609B"/>
    <w:rsid w:val="009563DD"/>
    <w:rsid w:val="00956E5E"/>
    <w:rsid w:val="009572E3"/>
    <w:rsid w:val="0095F2C9"/>
    <w:rsid w:val="00961D1C"/>
    <w:rsid w:val="00961E39"/>
    <w:rsid w:val="00961F07"/>
    <w:rsid w:val="0096206E"/>
    <w:rsid w:val="00962B12"/>
    <w:rsid w:val="00962C5F"/>
    <w:rsid w:val="0096395C"/>
    <w:rsid w:val="00963B41"/>
    <w:rsid w:val="00963D28"/>
    <w:rsid w:val="0096484D"/>
    <w:rsid w:val="00964CF8"/>
    <w:rsid w:val="0096609D"/>
    <w:rsid w:val="00966BD6"/>
    <w:rsid w:val="00966CAD"/>
    <w:rsid w:val="009673A3"/>
    <w:rsid w:val="009674CD"/>
    <w:rsid w:val="00967DF4"/>
    <w:rsid w:val="0097064C"/>
    <w:rsid w:val="00970A86"/>
    <w:rsid w:val="00971037"/>
    <w:rsid w:val="0097131C"/>
    <w:rsid w:val="0097171E"/>
    <w:rsid w:val="00971F75"/>
    <w:rsid w:val="00972597"/>
    <w:rsid w:val="00972603"/>
    <w:rsid w:val="00972628"/>
    <w:rsid w:val="00972A29"/>
    <w:rsid w:val="00972D31"/>
    <w:rsid w:val="0097495C"/>
    <w:rsid w:val="00975B11"/>
    <w:rsid w:val="00975B32"/>
    <w:rsid w:val="00976B77"/>
    <w:rsid w:val="00977165"/>
    <w:rsid w:val="009777E4"/>
    <w:rsid w:val="009805E0"/>
    <w:rsid w:val="00981068"/>
    <w:rsid w:val="0098194C"/>
    <w:rsid w:val="00981D77"/>
    <w:rsid w:val="00981F6A"/>
    <w:rsid w:val="00981F8D"/>
    <w:rsid w:val="0098202C"/>
    <w:rsid w:val="00982308"/>
    <w:rsid w:val="009827A4"/>
    <w:rsid w:val="009827C7"/>
    <w:rsid w:val="00983934"/>
    <w:rsid w:val="00983A33"/>
    <w:rsid w:val="00985991"/>
    <w:rsid w:val="00985B1A"/>
    <w:rsid w:val="00986223"/>
    <w:rsid w:val="009873D6"/>
    <w:rsid w:val="0099043C"/>
    <w:rsid w:val="009908DC"/>
    <w:rsid w:val="00990A11"/>
    <w:rsid w:val="00991B66"/>
    <w:rsid w:val="0099371D"/>
    <w:rsid w:val="009937FD"/>
    <w:rsid w:val="00993D2D"/>
    <w:rsid w:val="009942F3"/>
    <w:rsid w:val="00994695"/>
    <w:rsid w:val="009948A8"/>
    <w:rsid w:val="00994F80"/>
    <w:rsid w:val="0099542D"/>
    <w:rsid w:val="00995D0A"/>
    <w:rsid w:val="00996398"/>
    <w:rsid w:val="00996A23"/>
    <w:rsid w:val="00996CF3"/>
    <w:rsid w:val="00996FA5"/>
    <w:rsid w:val="009971E2"/>
    <w:rsid w:val="00997B83"/>
    <w:rsid w:val="009A1082"/>
    <w:rsid w:val="009A1162"/>
    <w:rsid w:val="009A1C6C"/>
    <w:rsid w:val="009A29EA"/>
    <w:rsid w:val="009A3220"/>
    <w:rsid w:val="009A3D8D"/>
    <w:rsid w:val="009A3DB7"/>
    <w:rsid w:val="009A49E4"/>
    <w:rsid w:val="009A4F11"/>
    <w:rsid w:val="009A5451"/>
    <w:rsid w:val="009A5CD1"/>
    <w:rsid w:val="009A652C"/>
    <w:rsid w:val="009A7766"/>
    <w:rsid w:val="009A78FA"/>
    <w:rsid w:val="009A7D7B"/>
    <w:rsid w:val="009A7F4D"/>
    <w:rsid w:val="009B083E"/>
    <w:rsid w:val="009B1634"/>
    <w:rsid w:val="009B1F0C"/>
    <w:rsid w:val="009B210E"/>
    <w:rsid w:val="009B2110"/>
    <w:rsid w:val="009B2440"/>
    <w:rsid w:val="009B39CE"/>
    <w:rsid w:val="009B47C1"/>
    <w:rsid w:val="009B48CD"/>
    <w:rsid w:val="009B52EF"/>
    <w:rsid w:val="009B5D05"/>
    <w:rsid w:val="009B753F"/>
    <w:rsid w:val="009B7A0A"/>
    <w:rsid w:val="009C0F5A"/>
    <w:rsid w:val="009C0FF6"/>
    <w:rsid w:val="009C1BF9"/>
    <w:rsid w:val="009C268D"/>
    <w:rsid w:val="009C31E4"/>
    <w:rsid w:val="009C3955"/>
    <w:rsid w:val="009C4417"/>
    <w:rsid w:val="009C4737"/>
    <w:rsid w:val="009C488A"/>
    <w:rsid w:val="009C4BDF"/>
    <w:rsid w:val="009C5345"/>
    <w:rsid w:val="009C5ACE"/>
    <w:rsid w:val="009C5B11"/>
    <w:rsid w:val="009C5C91"/>
    <w:rsid w:val="009C60AE"/>
    <w:rsid w:val="009C6640"/>
    <w:rsid w:val="009C6793"/>
    <w:rsid w:val="009C6979"/>
    <w:rsid w:val="009C6D26"/>
    <w:rsid w:val="009C6E4E"/>
    <w:rsid w:val="009C7470"/>
    <w:rsid w:val="009C7C34"/>
    <w:rsid w:val="009D0356"/>
    <w:rsid w:val="009D10F1"/>
    <w:rsid w:val="009D188E"/>
    <w:rsid w:val="009D1FCC"/>
    <w:rsid w:val="009D36DF"/>
    <w:rsid w:val="009D379B"/>
    <w:rsid w:val="009D4570"/>
    <w:rsid w:val="009D68BF"/>
    <w:rsid w:val="009D6BEA"/>
    <w:rsid w:val="009D6BFE"/>
    <w:rsid w:val="009D6E80"/>
    <w:rsid w:val="009D7C04"/>
    <w:rsid w:val="009E0870"/>
    <w:rsid w:val="009E2019"/>
    <w:rsid w:val="009E20B7"/>
    <w:rsid w:val="009E21EC"/>
    <w:rsid w:val="009E3EDA"/>
    <w:rsid w:val="009E4E2E"/>
    <w:rsid w:val="009E6072"/>
    <w:rsid w:val="009E7430"/>
    <w:rsid w:val="009F0690"/>
    <w:rsid w:val="009F12A5"/>
    <w:rsid w:val="009F12BE"/>
    <w:rsid w:val="009F1856"/>
    <w:rsid w:val="009F1E2D"/>
    <w:rsid w:val="009F30C6"/>
    <w:rsid w:val="009F3633"/>
    <w:rsid w:val="009F40B4"/>
    <w:rsid w:val="009F440C"/>
    <w:rsid w:val="009F4890"/>
    <w:rsid w:val="009F53F3"/>
    <w:rsid w:val="009F55F7"/>
    <w:rsid w:val="009F59C2"/>
    <w:rsid w:val="009F5F07"/>
    <w:rsid w:val="009F601F"/>
    <w:rsid w:val="009F614C"/>
    <w:rsid w:val="009F7662"/>
    <w:rsid w:val="00A002E4"/>
    <w:rsid w:val="00A00CC9"/>
    <w:rsid w:val="00A0107C"/>
    <w:rsid w:val="00A0147B"/>
    <w:rsid w:val="00A01856"/>
    <w:rsid w:val="00A01B4D"/>
    <w:rsid w:val="00A01C56"/>
    <w:rsid w:val="00A020E3"/>
    <w:rsid w:val="00A02937"/>
    <w:rsid w:val="00A02DAE"/>
    <w:rsid w:val="00A02E3F"/>
    <w:rsid w:val="00A030FB"/>
    <w:rsid w:val="00A03307"/>
    <w:rsid w:val="00A033F1"/>
    <w:rsid w:val="00A039B2"/>
    <w:rsid w:val="00A03C7A"/>
    <w:rsid w:val="00A04603"/>
    <w:rsid w:val="00A04B9E"/>
    <w:rsid w:val="00A04F7D"/>
    <w:rsid w:val="00A04FFB"/>
    <w:rsid w:val="00A05E2F"/>
    <w:rsid w:val="00A06760"/>
    <w:rsid w:val="00A067E8"/>
    <w:rsid w:val="00A06FF9"/>
    <w:rsid w:val="00A07418"/>
    <w:rsid w:val="00A07ECC"/>
    <w:rsid w:val="00A07FE6"/>
    <w:rsid w:val="00A10357"/>
    <w:rsid w:val="00A106A5"/>
    <w:rsid w:val="00A10E8C"/>
    <w:rsid w:val="00A11353"/>
    <w:rsid w:val="00A11F55"/>
    <w:rsid w:val="00A12D33"/>
    <w:rsid w:val="00A12E22"/>
    <w:rsid w:val="00A13739"/>
    <w:rsid w:val="00A13D83"/>
    <w:rsid w:val="00A156EA"/>
    <w:rsid w:val="00A16747"/>
    <w:rsid w:val="00A17896"/>
    <w:rsid w:val="00A215F9"/>
    <w:rsid w:val="00A21A7B"/>
    <w:rsid w:val="00A21CA5"/>
    <w:rsid w:val="00A21CCC"/>
    <w:rsid w:val="00A22256"/>
    <w:rsid w:val="00A22C30"/>
    <w:rsid w:val="00A237B9"/>
    <w:rsid w:val="00A23B8E"/>
    <w:rsid w:val="00A23CFF"/>
    <w:rsid w:val="00A24F0E"/>
    <w:rsid w:val="00A24F3F"/>
    <w:rsid w:val="00A257C9"/>
    <w:rsid w:val="00A264D9"/>
    <w:rsid w:val="00A265F7"/>
    <w:rsid w:val="00A27B4B"/>
    <w:rsid w:val="00A27DE3"/>
    <w:rsid w:val="00A27E03"/>
    <w:rsid w:val="00A27EF1"/>
    <w:rsid w:val="00A30847"/>
    <w:rsid w:val="00A30DDD"/>
    <w:rsid w:val="00A3130C"/>
    <w:rsid w:val="00A31D4C"/>
    <w:rsid w:val="00A31D74"/>
    <w:rsid w:val="00A31DC7"/>
    <w:rsid w:val="00A32161"/>
    <w:rsid w:val="00A32192"/>
    <w:rsid w:val="00A32AB1"/>
    <w:rsid w:val="00A33C8A"/>
    <w:rsid w:val="00A33FE5"/>
    <w:rsid w:val="00A34119"/>
    <w:rsid w:val="00A34FB5"/>
    <w:rsid w:val="00A35046"/>
    <w:rsid w:val="00A35421"/>
    <w:rsid w:val="00A369C9"/>
    <w:rsid w:val="00A412CF"/>
    <w:rsid w:val="00A414CD"/>
    <w:rsid w:val="00A42E6D"/>
    <w:rsid w:val="00A43BFF"/>
    <w:rsid w:val="00A43DEB"/>
    <w:rsid w:val="00A44269"/>
    <w:rsid w:val="00A44B14"/>
    <w:rsid w:val="00A45168"/>
    <w:rsid w:val="00A45DDC"/>
    <w:rsid w:val="00A460FE"/>
    <w:rsid w:val="00A466B9"/>
    <w:rsid w:val="00A47018"/>
    <w:rsid w:val="00A50883"/>
    <w:rsid w:val="00A50BD8"/>
    <w:rsid w:val="00A50D98"/>
    <w:rsid w:val="00A5183F"/>
    <w:rsid w:val="00A51F3C"/>
    <w:rsid w:val="00A5213B"/>
    <w:rsid w:val="00A5213E"/>
    <w:rsid w:val="00A522B9"/>
    <w:rsid w:val="00A5244F"/>
    <w:rsid w:val="00A52548"/>
    <w:rsid w:val="00A528DF"/>
    <w:rsid w:val="00A52DA9"/>
    <w:rsid w:val="00A53087"/>
    <w:rsid w:val="00A53F65"/>
    <w:rsid w:val="00A55D54"/>
    <w:rsid w:val="00A56C07"/>
    <w:rsid w:val="00A56F07"/>
    <w:rsid w:val="00A5702B"/>
    <w:rsid w:val="00A57838"/>
    <w:rsid w:val="00A57CE2"/>
    <w:rsid w:val="00A57EA6"/>
    <w:rsid w:val="00A6046E"/>
    <w:rsid w:val="00A60ED8"/>
    <w:rsid w:val="00A61857"/>
    <w:rsid w:val="00A6198D"/>
    <w:rsid w:val="00A61C8B"/>
    <w:rsid w:val="00A61D6A"/>
    <w:rsid w:val="00A626C9"/>
    <w:rsid w:val="00A63062"/>
    <w:rsid w:val="00A63B6E"/>
    <w:rsid w:val="00A64554"/>
    <w:rsid w:val="00A64851"/>
    <w:rsid w:val="00A64C4A"/>
    <w:rsid w:val="00A64E03"/>
    <w:rsid w:val="00A65280"/>
    <w:rsid w:val="00A66320"/>
    <w:rsid w:val="00A66396"/>
    <w:rsid w:val="00A671A7"/>
    <w:rsid w:val="00A6796C"/>
    <w:rsid w:val="00A67E61"/>
    <w:rsid w:val="00A7016C"/>
    <w:rsid w:val="00A70A6B"/>
    <w:rsid w:val="00A70AA3"/>
    <w:rsid w:val="00A71B11"/>
    <w:rsid w:val="00A71FDE"/>
    <w:rsid w:val="00A72C4D"/>
    <w:rsid w:val="00A72EE0"/>
    <w:rsid w:val="00A7354A"/>
    <w:rsid w:val="00A73841"/>
    <w:rsid w:val="00A73F57"/>
    <w:rsid w:val="00A74D8C"/>
    <w:rsid w:val="00A7510D"/>
    <w:rsid w:val="00A752E3"/>
    <w:rsid w:val="00A75E10"/>
    <w:rsid w:val="00A76754"/>
    <w:rsid w:val="00A77C1F"/>
    <w:rsid w:val="00A77D14"/>
    <w:rsid w:val="00A800C7"/>
    <w:rsid w:val="00A80522"/>
    <w:rsid w:val="00A80622"/>
    <w:rsid w:val="00A81CE1"/>
    <w:rsid w:val="00A81F83"/>
    <w:rsid w:val="00A82858"/>
    <w:rsid w:val="00A82E97"/>
    <w:rsid w:val="00A83537"/>
    <w:rsid w:val="00A83EFE"/>
    <w:rsid w:val="00A83F3A"/>
    <w:rsid w:val="00A83FBD"/>
    <w:rsid w:val="00A844D8"/>
    <w:rsid w:val="00A84D74"/>
    <w:rsid w:val="00A86970"/>
    <w:rsid w:val="00A86BA7"/>
    <w:rsid w:val="00A8757D"/>
    <w:rsid w:val="00A87678"/>
    <w:rsid w:val="00A9024D"/>
    <w:rsid w:val="00A903CD"/>
    <w:rsid w:val="00A907D5"/>
    <w:rsid w:val="00A91B35"/>
    <w:rsid w:val="00A923E8"/>
    <w:rsid w:val="00A92ACD"/>
    <w:rsid w:val="00A92AD9"/>
    <w:rsid w:val="00A932FB"/>
    <w:rsid w:val="00A934D0"/>
    <w:rsid w:val="00A944D0"/>
    <w:rsid w:val="00A95D7C"/>
    <w:rsid w:val="00A9618E"/>
    <w:rsid w:val="00A9624E"/>
    <w:rsid w:val="00A9673C"/>
    <w:rsid w:val="00A97422"/>
    <w:rsid w:val="00A97A19"/>
    <w:rsid w:val="00A97B27"/>
    <w:rsid w:val="00AA0386"/>
    <w:rsid w:val="00AA1D8D"/>
    <w:rsid w:val="00AA2BD0"/>
    <w:rsid w:val="00AA2D3B"/>
    <w:rsid w:val="00AA35D4"/>
    <w:rsid w:val="00AA3622"/>
    <w:rsid w:val="00AA3BB0"/>
    <w:rsid w:val="00AA423A"/>
    <w:rsid w:val="00AA4A79"/>
    <w:rsid w:val="00AA4BB7"/>
    <w:rsid w:val="00AA5EE7"/>
    <w:rsid w:val="00AA6970"/>
    <w:rsid w:val="00AA72DD"/>
    <w:rsid w:val="00AA76FD"/>
    <w:rsid w:val="00AA7AD5"/>
    <w:rsid w:val="00AA7B88"/>
    <w:rsid w:val="00AB00D1"/>
    <w:rsid w:val="00AB0183"/>
    <w:rsid w:val="00AB023A"/>
    <w:rsid w:val="00AB03EC"/>
    <w:rsid w:val="00AB0E62"/>
    <w:rsid w:val="00AB10F9"/>
    <w:rsid w:val="00AB180D"/>
    <w:rsid w:val="00AB1D61"/>
    <w:rsid w:val="00AB210E"/>
    <w:rsid w:val="00AB3AB9"/>
    <w:rsid w:val="00AB413E"/>
    <w:rsid w:val="00AB4177"/>
    <w:rsid w:val="00AB4839"/>
    <w:rsid w:val="00AB496E"/>
    <w:rsid w:val="00AB4CC1"/>
    <w:rsid w:val="00AB4FAB"/>
    <w:rsid w:val="00AB58F7"/>
    <w:rsid w:val="00AB620E"/>
    <w:rsid w:val="00AB67EC"/>
    <w:rsid w:val="00AB69E4"/>
    <w:rsid w:val="00AB73F6"/>
    <w:rsid w:val="00AC1076"/>
    <w:rsid w:val="00AC1353"/>
    <w:rsid w:val="00AC22E7"/>
    <w:rsid w:val="00AC2D6F"/>
    <w:rsid w:val="00AC30D2"/>
    <w:rsid w:val="00AC37FD"/>
    <w:rsid w:val="00AC3A1F"/>
    <w:rsid w:val="00AC40FD"/>
    <w:rsid w:val="00AC5400"/>
    <w:rsid w:val="00AC5452"/>
    <w:rsid w:val="00AC5531"/>
    <w:rsid w:val="00AC5605"/>
    <w:rsid w:val="00AC56EE"/>
    <w:rsid w:val="00AC5B7B"/>
    <w:rsid w:val="00AC5E7B"/>
    <w:rsid w:val="00AC64A7"/>
    <w:rsid w:val="00AC7E30"/>
    <w:rsid w:val="00AD0FCF"/>
    <w:rsid w:val="00AD1721"/>
    <w:rsid w:val="00AD38AE"/>
    <w:rsid w:val="00AD3A92"/>
    <w:rsid w:val="00AD3B18"/>
    <w:rsid w:val="00AD434E"/>
    <w:rsid w:val="00AD44AD"/>
    <w:rsid w:val="00AD46A7"/>
    <w:rsid w:val="00AD4E2C"/>
    <w:rsid w:val="00AD545A"/>
    <w:rsid w:val="00AD5552"/>
    <w:rsid w:val="00AD5D9E"/>
    <w:rsid w:val="00AD605A"/>
    <w:rsid w:val="00AD6080"/>
    <w:rsid w:val="00AD6083"/>
    <w:rsid w:val="00AD611A"/>
    <w:rsid w:val="00AD6170"/>
    <w:rsid w:val="00AD710A"/>
    <w:rsid w:val="00AD751A"/>
    <w:rsid w:val="00AE0387"/>
    <w:rsid w:val="00AE0C30"/>
    <w:rsid w:val="00AE1DF1"/>
    <w:rsid w:val="00AE205F"/>
    <w:rsid w:val="00AE2721"/>
    <w:rsid w:val="00AE329C"/>
    <w:rsid w:val="00AE36AD"/>
    <w:rsid w:val="00AE3C8E"/>
    <w:rsid w:val="00AE3D50"/>
    <w:rsid w:val="00AE4436"/>
    <w:rsid w:val="00AE46B1"/>
    <w:rsid w:val="00AE4744"/>
    <w:rsid w:val="00AE4C72"/>
    <w:rsid w:val="00AE517D"/>
    <w:rsid w:val="00AE5675"/>
    <w:rsid w:val="00AE5F84"/>
    <w:rsid w:val="00AE6719"/>
    <w:rsid w:val="00AF04E7"/>
    <w:rsid w:val="00AF073D"/>
    <w:rsid w:val="00AF0953"/>
    <w:rsid w:val="00AF0A11"/>
    <w:rsid w:val="00AF14E2"/>
    <w:rsid w:val="00AF1EC8"/>
    <w:rsid w:val="00AF2A0B"/>
    <w:rsid w:val="00AF383D"/>
    <w:rsid w:val="00AF3C2F"/>
    <w:rsid w:val="00AF40DE"/>
    <w:rsid w:val="00AF435F"/>
    <w:rsid w:val="00AF4F76"/>
    <w:rsid w:val="00AF53A4"/>
    <w:rsid w:val="00AF57D7"/>
    <w:rsid w:val="00AF615F"/>
    <w:rsid w:val="00AF66D4"/>
    <w:rsid w:val="00AF6AF9"/>
    <w:rsid w:val="00AF71FE"/>
    <w:rsid w:val="00AF723E"/>
    <w:rsid w:val="00B002AA"/>
    <w:rsid w:val="00B00756"/>
    <w:rsid w:val="00B007AB"/>
    <w:rsid w:val="00B00DC1"/>
    <w:rsid w:val="00B00FE5"/>
    <w:rsid w:val="00B01A97"/>
    <w:rsid w:val="00B01B80"/>
    <w:rsid w:val="00B0239B"/>
    <w:rsid w:val="00B03FB4"/>
    <w:rsid w:val="00B05203"/>
    <w:rsid w:val="00B0570C"/>
    <w:rsid w:val="00B05B2F"/>
    <w:rsid w:val="00B05B4E"/>
    <w:rsid w:val="00B06B43"/>
    <w:rsid w:val="00B06B5D"/>
    <w:rsid w:val="00B070A1"/>
    <w:rsid w:val="00B0713F"/>
    <w:rsid w:val="00B0733F"/>
    <w:rsid w:val="00B07409"/>
    <w:rsid w:val="00B07A10"/>
    <w:rsid w:val="00B07EF4"/>
    <w:rsid w:val="00B11BDE"/>
    <w:rsid w:val="00B125ED"/>
    <w:rsid w:val="00B12B13"/>
    <w:rsid w:val="00B13361"/>
    <w:rsid w:val="00B13C98"/>
    <w:rsid w:val="00B14A79"/>
    <w:rsid w:val="00B14E9D"/>
    <w:rsid w:val="00B15CAF"/>
    <w:rsid w:val="00B15EC7"/>
    <w:rsid w:val="00B16DFC"/>
    <w:rsid w:val="00B17174"/>
    <w:rsid w:val="00B17F33"/>
    <w:rsid w:val="00B206AC"/>
    <w:rsid w:val="00B20983"/>
    <w:rsid w:val="00B21641"/>
    <w:rsid w:val="00B21B5E"/>
    <w:rsid w:val="00B22A1A"/>
    <w:rsid w:val="00B23290"/>
    <w:rsid w:val="00B23FD0"/>
    <w:rsid w:val="00B24463"/>
    <w:rsid w:val="00B24672"/>
    <w:rsid w:val="00B24A44"/>
    <w:rsid w:val="00B26247"/>
    <w:rsid w:val="00B26286"/>
    <w:rsid w:val="00B26992"/>
    <w:rsid w:val="00B26CAA"/>
    <w:rsid w:val="00B26F85"/>
    <w:rsid w:val="00B27384"/>
    <w:rsid w:val="00B279D2"/>
    <w:rsid w:val="00B30727"/>
    <w:rsid w:val="00B312D1"/>
    <w:rsid w:val="00B31E53"/>
    <w:rsid w:val="00B321AC"/>
    <w:rsid w:val="00B323CE"/>
    <w:rsid w:val="00B33152"/>
    <w:rsid w:val="00B3315F"/>
    <w:rsid w:val="00B33808"/>
    <w:rsid w:val="00B341E9"/>
    <w:rsid w:val="00B34669"/>
    <w:rsid w:val="00B34671"/>
    <w:rsid w:val="00B350D3"/>
    <w:rsid w:val="00B3567D"/>
    <w:rsid w:val="00B359D2"/>
    <w:rsid w:val="00B35C17"/>
    <w:rsid w:val="00B362AE"/>
    <w:rsid w:val="00B36A7B"/>
    <w:rsid w:val="00B37738"/>
    <w:rsid w:val="00B406A5"/>
    <w:rsid w:val="00B410D8"/>
    <w:rsid w:val="00B43C48"/>
    <w:rsid w:val="00B44AF0"/>
    <w:rsid w:val="00B44EF2"/>
    <w:rsid w:val="00B45332"/>
    <w:rsid w:val="00B45531"/>
    <w:rsid w:val="00B466D2"/>
    <w:rsid w:val="00B472AC"/>
    <w:rsid w:val="00B472C8"/>
    <w:rsid w:val="00B4764A"/>
    <w:rsid w:val="00B47730"/>
    <w:rsid w:val="00B5057D"/>
    <w:rsid w:val="00B50CF4"/>
    <w:rsid w:val="00B51D3B"/>
    <w:rsid w:val="00B523D7"/>
    <w:rsid w:val="00B52527"/>
    <w:rsid w:val="00B5356B"/>
    <w:rsid w:val="00B53F03"/>
    <w:rsid w:val="00B54267"/>
    <w:rsid w:val="00B542CB"/>
    <w:rsid w:val="00B5493D"/>
    <w:rsid w:val="00B55142"/>
    <w:rsid w:val="00B551E6"/>
    <w:rsid w:val="00B55FBC"/>
    <w:rsid w:val="00B56B5E"/>
    <w:rsid w:val="00B56D7F"/>
    <w:rsid w:val="00B602F1"/>
    <w:rsid w:val="00B60E65"/>
    <w:rsid w:val="00B61B0A"/>
    <w:rsid w:val="00B63C1C"/>
    <w:rsid w:val="00B640F8"/>
    <w:rsid w:val="00B641BD"/>
    <w:rsid w:val="00B643DE"/>
    <w:rsid w:val="00B64A5E"/>
    <w:rsid w:val="00B64FD9"/>
    <w:rsid w:val="00B652EE"/>
    <w:rsid w:val="00B6779E"/>
    <w:rsid w:val="00B7088D"/>
    <w:rsid w:val="00B708A5"/>
    <w:rsid w:val="00B70F22"/>
    <w:rsid w:val="00B71C8C"/>
    <w:rsid w:val="00B72497"/>
    <w:rsid w:val="00B73092"/>
    <w:rsid w:val="00B730EF"/>
    <w:rsid w:val="00B735F8"/>
    <w:rsid w:val="00B75257"/>
    <w:rsid w:val="00B758BD"/>
    <w:rsid w:val="00B75E7E"/>
    <w:rsid w:val="00B771E6"/>
    <w:rsid w:val="00B80D50"/>
    <w:rsid w:val="00B81023"/>
    <w:rsid w:val="00B81E4C"/>
    <w:rsid w:val="00B81F18"/>
    <w:rsid w:val="00B8253B"/>
    <w:rsid w:val="00B8307B"/>
    <w:rsid w:val="00B83ACE"/>
    <w:rsid w:val="00B84189"/>
    <w:rsid w:val="00B84E18"/>
    <w:rsid w:val="00B850D5"/>
    <w:rsid w:val="00B8532C"/>
    <w:rsid w:val="00B85362"/>
    <w:rsid w:val="00B8598A"/>
    <w:rsid w:val="00B85A58"/>
    <w:rsid w:val="00B866A2"/>
    <w:rsid w:val="00B87039"/>
    <w:rsid w:val="00B872B6"/>
    <w:rsid w:val="00B87AAF"/>
    <w:rsid w:val="00B904B1"/>
    <w:rsid w:val="00B904F5"/>
    <w:rsid w:val="00B90A9B"/>
    <w:rsid w:val="00B90AD4"/>
    <w:rsid w:val="00B90E16"/>
    <w:rsid w:val="00B91D70"/>
    <w:rsid w:val="00B92267"/>
    <w:rsid w:val="00B924E2"/>
    <w:rsid w:val="00B92D2A"/>
    <w:rsid w:val="00B9329F"/>
    <w:rsid w:val="00B935B2"/>
    <w:rsid w:val="00B93FE6"/>
    <w:rsid w:val="00B947C6"/>
    <w:rsid w:val="00B94E4A"/>
    <w:rsid w:val="00B9602D"/>
    <w:rsid w:val="00B965E4"/>
    <w:rsid w:val="00B96E49"/>
    <w:rsid w:val="00BA0751"/>
    <w:rsid w:val="00BA0E56"/>
    <w:rsid w:val="00BA14D6"/>
    <w:rsid w:val="00BA19DA"/>
    <w:rsid w:val="00BA1AA5"/>
    <w:rsid w:val="00BA2015"/>
    <w:rsid w:val="00BA260A"/>
    <w:rsid w:val="00BA2BED"/>
    <w:rsid w:val="00BA2D4B"/>
    <w:rsid w:val="00BA3B8C"/>
    <w:rsid w:val="00BA45CA"/>
    <w:rsid w:val="00BA48B1"/>
    <w:rsid w:val="00BA4C4E"/>
    <w:rsid w:val="00BA4D7B"/>
    <w:rsid w:val="00BA4F96"/>
    <w:rsid w:val="00BA5493"/>
    <w:rsid w:val="00BA697D"/>
    <w:rsid w:val="00BB0075"/>
    <w:rsid w:val="00BB0488"/>
    <w:rsid w:val="00BB07B0"/>
    <w:rsid w:val="00BB0C00"/>
    <w:rsid w:val="00BB1B44"/>
    <w:rsid w:val="00BB2398"/>
    <w:rsid w:val="00BB257F"/>
    <w:rsid w:val="00BB2C97"/>
    <w:rsid w:val="00BB3078"/>
    <w:rsid w:val="00BB481C"/>
    <w:rsid w:val="00BB5F1C"/>
    <w:rsid w:val="00BB6229"/>
    <w:rsid w:val="00BB6C31"/>
    <w:rsid w:val="00BB7014"/>
    <w:rsid w:val="00BB768F"/>
    <w:rsid w:val="00BB77D0"/>
    <w:rsid w:val="00BB7DFB"/>
    <w:rsid w:val="00BC0477"/>
    <w:rsid w:val="00BC0A46"/>
    <w:rsid w:val="00BC0EE7"/>
    <w:rsid w:val="00BC1B76"/>
    <w:rsid w:val="00BC2709"/>
    <w:rsid w:val="00BC2DD1"/>
    <w:rsid w:val="00BC2EC8"/>
    <w:rsid w:val="00BC2FE7"/>
    <w:rsid w:val="00BC39E2"/>
    <w:rsid w:val="00BC39EF"/>
    <w:rsid w:val="00BC3F5D"/>
    <w:rsid w:val="00BC420F"/>
    <w:rsid w:val="00BC4421"/>
    <w:rsid w:val="00BC4FA2"/>
    <w:rsid w:val="00BC598D"/>
    <w:rsid w:val="00BC77C5"/>
    <w:rsid w:val="00BC7C03"/>
    <w:rsid w:val="00BC7E7F"/>
    <w:rsid w:val="00BD0603"/>
    <w:rsid w:val="00BD0A86"/>
    <w:rsid w:val="00BD1DFD"/>
    <w:rsid w:val="00BD204A"/>
    <w:rsid w:val="00BD30FA"/>
    <w:rsid w:val="00BD3B29"/>
    <w:rsid w:val="00BD3D69"/>
    <w:rsid w:val="00BD43AC"/>
    <w:rsid w:val="00BD4466"/>
    <w:rsid w:val="00BD4544"/>
    <w:rsid w:val="00BD48F5"/>
    <w:rsid w:val="00BD4DF8"/>
    <w:rsid w:val="00BD6719"/>
    <w:rsid w:val="00BD6779"/>
    <w:rsid w:val="00BD67F5"/>
    <w:rsid w:val="00BD7081"/>
    <w:rsid w:val="00BD7315"/>
    <w:rsid w:val="00BD7684"/>
    <w:rsid w:val="00BD77F8"/>
    <w:rsid w:val="00BD7F0D"/>
    <w:rsid w:val="00BD7F4A"/>
    <w:rsid w:val="00BE00FC"/>
    <w:rsid w:val="00BE03F8"/>
    <w:rsid w:val="00BE204E"/>
    <w:rsid w:val="00BE21B9"/>
    <w:rsid w:val="00BE2739"/>
    <w:rsid w:val="00BE2A6F"/>
    <w:rsid w:val="00BE2D6C"/>
    <w:rsid w:val="00BE312D"/>
    <w:rsid w:val="00BE313C"/>
    <w:rsid w:val="00BE3C41"/>
    <w:rsid w:val="00BE3EA9"/>
    <w:rsid w:val="00BE3EE5"/>
    <w:rsid w:val="00BE49E7"/>
    <w:rsid w:val="00BE5DD1"/>
    <w:rsid w:val="00BE5FF5"/>
    <w:rsid w:val="00BE64C1"/>
    <w:rsid w:val="00BE7696"/>
    <w:rsid w:val="00BE7A27"/>
    <w:rsid w:val="00BE7BF6"/>
    <w:rsid w:val="00BE7E7E"/>
    <w:rsid w:val="00BF0F62"/>
    <w:rsid w:val="00BF1643"/>
    <w:rsid w:val="00BF16CF"/>
    <w:rsid w:val="00BF1905"/>
    <w:rsid w:val="00BF2058"/>
    <w:rsid w:val="00BF2BA3"/>
    <w:rsid w:val="00BF3157"/>
    <w:rsid w:val="00BF34CB"/>
    <w:rsid w:val="00BF4416"/>
    <w:rsid w:val="00BF56D5"/>
    <w:rsid w:val="00BF645E"/>
    <w:rsid w:val="00BF7A4D"/>
    <w:rsid w:val="00BF7FE8"/>
    <w:rsid w:val="00C008D2"/>
    <w:rsid w:val="00C00B8C"/>
    <w:rsid w:val="00C00E95"/>
    <w:rsid w:val="00C00F23"/>
    <w:rsid w:val="00C01003"/>
    <w:rsid w:val="00C02A8C"/>
    <w:rsid w:val="00C02CC2"/>
    <w:rsid w:val="00C032BB"/>
    <w:rsid w:val="00C036B6"/>
    <w:rsid w:val="00C03F7E"/>
    <w:rsid w:val="00C05FC5"/>
    <w:rsid w:val="00C0630A"/>
    <w:rsid w:val="00C0718C"/>
    <w:rsid w:val="00C072D7"/>
    <w:rsid w:val="00C07967"/>
    <w:rsid w:val="00C10BFD"/>
    <w:rsid w:val="00C113CA"/>
    <w:rsid w:val="00C11E10"/>
    <w:rsid w:val="00C12877"/>
    <w:rsid w:val="00C12A90"/>
    <w:rsid w:val="00C138E3"/>
    <w:rsid w:val="00C13BE0"/>
    <w:rsid w:val="00C1443D"/>
    <w:rsid w:val="00C1445B"/>
    <w:rsid w:val="00C1465E"/>
    <w:rsid w:val="00C15218"/>
    <w:rsid w:val="00C1532B"/>
    <w:rsid w:val="00C156AD"/>
    <w:rsid w:val="00C1573A"/>
    <w:rsid w:val="00C15EB9"/>
    <w:rsid w:val="00C15FC5"/>
    <w:rsid w:val="00C1605F"/>
    <w:rsid w:val="00C1625A"/>
    <w:rsid w:val="00C1702C"/>
    <w:rsid w:val="00C17B58"/>
    <w:rsid w:val="00C17D2F"/>
    <w:rsid w:val="00C17F4C"/>
    <w:rsid w:val="00C20125"/>
    <w:rsid w:val="00C206C1"/>
    <w:rsid w:val="00C208A2"/>
    <w:rsid w:val="00C22492"/>
    <w:rsid w:val="00C22782"/>
    <w:rsid w:val="00C228E2"/>
    <w:rsid w:val="00C22EEB"/>
    <w:rsid w:val="00C23799"/>
    <w:rsid w:val="00C23A4E"/>
    <w:rsid w:val="00C23F52"/>
    <w:rsid w:val="00C25391"/>
    <w:rsid w:val="00C25945"/>
    <w:rsid w:val="00C25F93"/>
    <w:rsid w:val="00C27120"/>
    <w:rsid w:val="00C27B41"/>
    <w:rsid w:val="00C27E35"/>
    <w:rsid w:val="00C30804"/>
    <w:rsid w:val="00C30C3D"/>
    <w:rsid w:val="00C30FBD"/>
    <w:rsid w:val="00C31468"/>
    <w:rsid w:val="00C31995"/>
    <w:rsid w:val="00C329C7"/>
    <w:rsid w:val="00C34010"/>
    <w:rsid w:val="00C3479B"/>
    <w:rsid w:val="00C34CB8"/>
    <w:rsid w:val="00C350E2"/>
    <w:rsid w:val="00C35226"/>
    <w:rsid w:val="00C3559B"/>
    <w:rsid w:val="00C35883"/>
    <w:rsid w:val="00C369AA"/>
    <w:rsid w:val="00C373FE"/>
    <w:rsid w:val="00C4011F"/>
    <w:rsid w:val="00C40AC2"/>
    <w:rsid w:val="00C40C1E"/>
    <w:rsid w:val="00C4126C"/>
    <w:rsid w:val="00C41426"/>
    <w:rsid w:val="00C41471"/>
    <w:rsid w:val="00C41719"/>
    <w:rsid w:val="00C41BC8"/>
    <w:rsid w:val="00C427C6"/>
    <w:rsid w:val="00C4340E"/>
    <w:rsid w:val="00C43DB4"/>
    <w:rsid w:val="00C44C0F"/>
    <w:rsid w:val="00C45354"/>
    <w:rsid w:val="00C456E5"/>
    <w:rsid w:val="00C45992"/>
    <w:rsid w:val="00C45D09"/>
    <w:rsid w:val="00C4606C"/>
    <w:rsid w:val="00C4701A"/>
    <w:rsid w:val="00C47245"/>
    <w:rsid w:val="00C501BD"/>
    <w:rsid w:val="00C50622"/>
    <w:rsid w:val="00C50921"/>
    <w:rsid w:val="00C51442"/>
    <w:rsid w:val="00C5179F"/>
    <w:rsid w:val="00C5416F"/>
    <w:rsid w:val="00C54A69"/>
    <w:rsid w:val="00C555D5"/>
    <w:rsid w:val="00C558EB"/>
    <w:rsid w:val="00C55AE9"/>
    <w:rsid w:val="00C55D08"/>
    <w:rsid w:val="00C55E8D"/>
    <w:rsid w:val="00C5691D"/>
    <w:rsid w:val="00C56C01"/>
    <w:rsid w:val="00C5783B"/>
    <w:rsid w:val="00C57F6F"/>
    <w:rsid w:val="00C607AD"/>
    <w:rsid w:val="00C61206"/>
    <w:rsid w:val="00C630CF"/>
    <w:rsid w:val="00C63182"/>
    <w:rsid w:val="00C6379B"/>
    <w:rsid w:val="00C65C8C"/>
    <w:rsid w:val="00C6621A"/>
    <w:rsid w:val="00C669E4"/>
    <w:rsid w:val="00C67391"/>
    <w:rsid w:val="00C67812"/>
    <w:rsid w:val="00C67D38"/>
    <w:rsid w:val="00C70211"/>
    <w:rsid w:val="00C70FE9"/>
    <w:rsid w:val="00C712A5"/>
    <w:rsid w:val="00C72551"/>
    <w:rsid w:val="00C72843"/>
    <w:rsid w:val="00C73567"/>
    <w:rsid w:val="00C7493D"/>
    <w:rsid w:val="00C74F31"/>
    <w:rsid w:val="00C75623"/>
    <w:rsid w:val="00C75991"/>
    <w:rsid w:val="00C75CB1"/>
    <w:rsid w:val="00C761C4"/>
    <w:rsid w:val="00C80C79"/>
    <w:rsid w:val="00C811C1"/>
    <w:rsid w:val="00C81586"/>
    <w:rsid w:val="00C81598"/>
    <w:rsid w:val="00C82269"/>
    <w:rsid w:val="00C82FFB"/>
    <w:rsid w:val="00C8462B"/>
    <w:rsid w:val="00C8477F"/>
    <w:rsid w:val="00C84E37"/>
    <w:rsid w:val="00C857B1"/>
    <w:rsid w:val="00C859CC"/>
    <w:rsid w:val="00C85A2B"/>
    <w:rsid w:val="00C85D61"/>
    <w:rsid w:val="00C86630"/>
    <w:rsid w:val="00C86D5E"/>
    <w:rsid w:val="00C86E00"/>
    <w:rsid w:val="00C87826"/>
    <w:rsid w:val="00C87F6A"/>
    <w:rsid w:val="00C90DA9"/>
    <w:rsid w:val="00C90EE6"/>
    <w:rsid w:val="00C910A2"/>
    <w:rsid w:val="00C910AA"/>
    <w:rsid w:val="00C9124D"/>
    <w:rsid w:val="00C91538"/>
    <w:rsid w:val="00C91B53"/>
    <w:rsid w:val="00C92444"/>
    <w:rsid w:val="00C9275C"/>
    <w:rsid w:val="00C92F6E"/>
    <w:rsid w:val="00C933BC"/>
    <w:rsid w:val="00C9368B"/>
    <w:rsid w:val="00C943A3"/>
    <w:rsid w:val="00C9490E"/>
    <w:rsid w:val="00C95E30"/>
    <w:rsid w:val="00C95E86"/>
    <w:rsid w:val="00C9652C"/>
    <w:rsid w:val="00C965FD"/>
    <w:rsid w:val="00C96EC8"/>
    <w:rsid w:val="00C9780E"/>
    <w:rsid w:val="00CA0764"/>
    <w:rsid w:val="00CA0795"/>
    <w:rsid w:val="00CA0FA2"/>
    <w:rsid w:val="00CA1AEE"/>
    <w:rsid w:val="00CA1BE6"/>
    <w:rsid w:val="00CA1F7B"/>
    <w:rsid w:val="00CA1FAF"/>
    <w:rsid w:val="00CA2CEE"/>
    <w:rsid w:val="00CA43D4"/>
    <w:rsid w:val="00CA452E"/>
    <w:rsid w:val="00CA4DB6"/>
    <w:rsid w:val="00CA4FB8"/>
    <w:rsid w:val="00CA58A9"/>
    <w:rsid w:val="00CA598A"/>
    <w:rsid w:val="00CA600C"/>
    <w:rsid w:val="00CA6528"/>
    <w:rsid w:val="00CA6A2E"/>
    <w:rsid w:val="00CA6CF6"/>
    <w:rsid w:val="00CA709F"/>
    <w:rsid w:val="00CA77D4"/>
    <w:rsid w:val="00CA7D81"/>
    <w:rsid w:val="00CB0664"/>
    <w:rsid w:val="00CB068F"/>
    <w:rsid w:val="00CB0719"/>
    <w:rsid w:val="00CB0CC7"/>
    <w:rsid w:val="00CB0E15"/>
    <w:rsid w:val="00CB14A7"/>
    <w:rsid w:val="00CB18C4"/>
    <w:rsid w:val="00CB2139"/>
    <w:rsid w:val="00CB229F"/>
    <w:rsid w:val="00CB246E"/>
    <w:rsid w:val="00CB27B7"/>
    <w:rsid w:val="00CB2AC3"/>
    <w:rsid w:val="00CB2C8C"/>
    <w:rsid w:val="00CB33DA"/>
    <w:rsid w:val="00CB37E3"/>
    <w:rsid w:val="00CB3FBC"/>
    <w:rsid w:val="00CB46BD"/>
    <w:rsid w:val="00CB52E2"/>
    <w:rsid w:val="00CB6651"/>
    <w:rsid w:val="00CB6C26"/>
    <w:rsid w:val="00CB6F62"/>
    <w:rsid w:val="00CB6FC5"/>
    <w:rsid w:val="00CB7121"/>
    <w:rsid w:val="00CB73E9"/>
    <w:rsid w:val="00CC1530"/>
    <w:rsid w:val="00CC169D"/>
    <w:rsid w:val="00CC23FE"/>
    <w:rsid w:val="00CC2991"/>
    <w:rsid w:val="00CC315D"/>
    <w:rsid w:val="00CC34FF"/>
    <w:rsid w:val="00CC3F0D"/>
    <w:rsid w:val="00CC48FE"/>
    <w:rsid w:val="00CC5F4A"/>
    <w:rsid w:val="00CC62BE"/>
    <w:rsid w:val="00CC6601"/>
    <w:rsid w:val="00CC66F1"/>
    <w:rsid w:val="00CC6AB5"/>
    <w:rsid w:val="00CC6B96"/>
    <w:rsid w:val="00CC70C0"/>
    <w:rsid w:val="00CC794B"/>
    <w:rsid w:val="00CC7BC8"/>
    <w:rsid w:val="00CC7EF2"/>
    <w:rsid w:val="00CD09DA"/>
    <w:rsid w:val="00CD0E47"/>
    <w:rsid w:val="00CD208F"/>
    <w:rsid w:val="00CD21DB"/>
    <w:rsid w:val="00CD2310"/>
    <w:rsid w:val="00CD31F2"/>
    <w:rsid w:val="00CD32EE"/>
    <w:rsid w:val="00CD3CCD"/>
    <w:rsid w:val="00CD40EC"/>
    <w:rsid w:val="00CD4186"/>
    <w:rsid w:val="00CD4241"/>
    <w:rsid w:val="00CD48E4"/>
    <w:rsid w:val="00CD535F"/>
    <w:rsid w:val="00CD5969"/>
    <w:rsid w:val="00CD5AF5"/>
    <w:rsid w:val="00CD7568"/>
    <w:rsid w:val="00CE0233"/>
    <w:rsid w:val="00CE02F1"/>
    <w:rsid w:val="00CE0E51"/>
    <w:rsid w:val="00CE11CA"/>
    <w:rsid w:val="00CE15AC"/>
    <w:rsid w:val="00CE1A13"/>
    <w:rsid w:val="00CE26A1"/>
    <w:rsid w:val="00CE29D4"/>
    <w:rsid w:val="00CE4B30"/>
    <w:rsid w:val="00CE5290"/>
    <w:rsid w:val="00CE63F0"/>
    <w:rsid w:val="00CE6F36"/>
    <w:rsid w:val="00CE7BDA"/>
    <w:rsid w:val="00CF05AA"/>
    <w:rsid w:val="00CF1D4E"/>
    <w:rsid w:val="00CF2035"/>
    <w:rsid w:val="00CF27A0"/>
    <w:rsid w:val="00CF326D"/>
    <w:rsid w:val="00CF3514"/>
    <w:rsid w:val="00CF380B"/>
    <w:rsid w:val="00CF4034"/>
    <w:rsid w:val="00CF4483"/>
    <w:rsid w:val="00CF5D1F"/>
    <w:rsid w:val="00CF65FB"/>
    <w:rsid w:val="00CF7935"/>
    <w:rsid w:val="00CF7CA4"/>
    <w:rsid w:val="00CF7D61"/>
    <w:rsid w:val="00D01342"/>
    <w:rsid w:val="00D02585"/>
    <w:rsid w:val="00D038A1"/>
    <w:rsid w:val="00D0478A"/>
    <w:rsid w:val="00D04B41"/>
    <w:rsid w:val="00D05B90"/>
    <w:rsid w:val="00D05E91"/>
    <w:rsid w:val="00D060BF"/>
    <w:rsid w:val="00D068FF"/>
    <w:rsid w:val="00D0728A"/>
    <w:rsid w:val="00D07CBA"/>
    <w:rsid w:val="00D07D54"/>
    <w:rsid w:val="00D107C1"/>
    <w:rsid w:val="00D10A74"/>
    <w:rsid w:val="00D1101C"/>
    <w:rsid w:val="00D11BD2"/>
    <w:rsid w:val="00D12CEA"/>
    <w:rsid w:val="00D12F44"/>
    <w:rsid w:val="00D13012"/>
    <w:rsid w:val="00D131DC"/>
    <w:rsid w:val="00D13DFD"/>
    <w:rsid w:val="00D152FA"/>
    <w:rsid w:val="00D159B5"/>
    <w:rsid w:val="00D160B1"/>
    <w:rsid w:val="00D1611D"/>
    <w:rsid w:val="00D167CA"/>
    <w:rsid w:val="00D16AE9"/>
    <w:rsid w:val="00D16C2B"/>
    <w:rsid w:val="00D16E19"/>
    <w:rsid w:val="00D17A2F"/>
    <w:rsid w:val="00D17D05"/>
    <w:rsid w:val="00D2022B"/>
    <w:rsid w:val="00D2087D"/>
    <w:rsid w:val="00D20F8E"/>
    <w:rsid w:val="00D2138A"/>
    <w:rsid w:val="00D2193A"/>
    <w:rsid w:val="00D21FD8"/>
    <w:rsid w:val="00D226E5"/>
    <w:rsid w:val="00D228D7"/>
    <w:rsid w:val="00D23010"/>
    <w:rsid w:val="00D2382B"/>
    <w:rsid w:val="00D24273"/>
    <w:rsid w:val="00D24462"/>
    <w:rsid w:val="00D245E7"/>
    <w:rsid w:val="00D24720"/>
    <w:rsid w:val="00D254FC"/>
    <w:rsid w:val="00D256F7"/>
    <w:rsid w:val="00D25960"/>
    <w:rsid w:val="00D25A03"/>
    <w:rsid w:val="00D266C4"/>
    <w:rsid w:val="00D26795"/>
    <w:rsid w:val="00D26BCF"/>
    <w:rsid w:val="00D26C08"/>
    <w:rsid w:val="00D27111"/>
    <w:rsid w:val="00D27B86"/>
    <w:rsid w:val="00D301A4"/>
    <w:rsid w:val="00D304D6"/>
    <w:rsid w:val="00D30682"/>
    <w:rsid w:val="00D30C1D"/>
    <w:rsid w:val="00D3146E"/>
    <w:rsid w:val="00D32FBC"/>
    <w:rsid w:val="00D3304B"/>
    <w:rsid w:val="00D33316"/>
    <w:rsid w:val="00D33B56"/>
    <w:rsid w:val="00D33FAF"/>
    <w:rsid w:val="00D3427B"/>
    <w:rsid w:val="00D34ECA"/>
    <w:rsid w:val="00D354AB"/>
    <w:rsid w:val="00D36707"/>
    <w:rsid w:val="00D37677"/>
    <w:rsid w:val="00D37849"/>
    <w:rsid w:val="00D4094E"/>
    <w:rsid w:val="00D40B0E"/>
    <w:rsid w:val="00D40CFF"/>
    <w:rsid w:val="00D41D30"/>
    <w:rsid w:val="00D43181"/>
    <w:rsid w:val="00D4399C"/>
    <w:rsid w:val="00D43E65"/>
    <w:rsid w:val="00D43EB9"/>
    <w:rsid w:val="00D441AB"/>
    <w:rsid w:val="00D44967"/>
    <w:rsid w:val="00D44AE9"/>
    <w:rsid w:val="00D451FB"/>
    <w:rsid w:val="00D458D4"/>
    <w:rsid w:val="00D46456"/>
    <w:rsid w:val="00D46502"/>
    <w:rsid w:val="00D4710A"/>
    <w:rsid w:val="00D4750A"/>
    <w:rsid w:val="00D475AF"/>
    <w:rsid w:val="00D47734"/>
    <w:rsid w:val="00D477ED"/>
    <w:rsid w:val="00D47DC3"/>
    <w:rsid w:val="00D50EA8"/>
    <w:rsid w:val="00D5148C"/>
    <w:rsid w:val="00D518FC"/>
    <w:rsid w:val="00D51ADF"/>
    <w:rsid w:val="00D5242C"/>
    <w:rsid w:val="00D525AE"/>
    <w:rsid w:val="00D52804"/>
    <w:rsid w:val="00D53AA2"/>
    <w:rsid w:val="00D53BEA"/>
    <w:rsid w:val="00D53FF1"/>
    <w:rsid w:val="00D54CD8"/>
    <w:rsid w:val="00D55AA0"/>
    <w:rsid w:val="00D55E09"/>
    <w:rsid w:val="00D55F32"/>
    <w:rsid w:val="00D5666E"/>
    <w:rsid w:val="00D567D5"/>
    <w:rsid w:val="00D56823"/>
    <w:rsid w:val="00D5723B"/>
    <w:rsid w:val="00D57580"/>
    <w:rsid w:val="00D57715"/>
    <w:rsid w:val="00D614BC"/>
    <w:rsid w:val="00D61AAF"/>
    <w:rsid w:val="00D62C59"/>
    <w:rsid w:val="00D631DD"/>
    <w:rsid w:val="00D638F0"/>
    <w:rsid w:val="00D63F55"/>
    <w:rsid w:val="00D63F90"/>
    <w:rsid w:val="00D640F2"/>
    <w:rsid w:val="00D64946"/>
    <w:rsid w:val="00D64B8E"/>
    <w:rsid w:val="00D64C14"/>
    <w:rsid w:val="00D64EBA"/>
    <w:rsid w:val="00D6622F"/>
    <w:rsid w:val="00D714F6"/>
    <w:rsid w:val="00D721D6"/>
    <w:rsid w:val="00D723F0"/>
    <w:rsid w:val="00D72878"/>
    <w:rsid w:val="00D72AD3"/>
    <w:rsid w:val="00D74DFB"/>
    <w:rsid w:val="00D751EE"/>
    <w:rsid w:val="00D75CD0"/>
    <w:rsid w:val="00D7625E"/>
    <w:rsid w:val="00D76FB6"/>
    <w:rsid w:val="00D774E8"/>
    <w:rsid w:val="00D802D2"/>
    <w:rsid w:val="00D80D3A"/>
    <w:rsid w:val="00D8117E"/>
    <w:rsid w:val="00D821B7"/>
    <w:rsid w:val="00D82B71"/>
    <w:rsid w:val="00D8399D"/>
    <w:rsid w:val="00D845AB"/>
    <w:rsid w:val="00D846F6"/>
    <w:rsid w:val="00D84740"/>
    <w:rsid w:val="00D84893"/>
    <w:rsid w:val="00D85E86"/>
    <w:rsid w:val="00D85F57"/>
    <w:rsid w:val="00D8664C"/>
    <w:rsid w:val="00D86F7E"/>
    <w:rsid w:val="00D8768A"/>
    <w:rsid w:val="00D87B0D"/>
    <w:rsid w:val="00D9041D"/>
    <w:rsid w:val="00D90695"/>
    <w:rsid w:val="00D91145"/>
    <w:rsid w:val="00D91250"/>
    <w:rsid w:val="00D91ADA"/>
    <w:rsid w:val="00D9262E"/>
    <w:rsid w:val="00D92C03"/>
    <w:rsid w:val="00D930F8"/>
    <w:rsid w:val="00D93BE6"/>
    <w:rsid w:val="00D95496"/>
    <w:rsid w:val="00D958C2"/>
    <w:rsid w:val="00D95F10"/>
    <w:rsid w:val="00D96148"/>
    <w:rsid w:val="00D96220"/>
    <w:rsid w:val="00D963BA"/>
    <w:rsid w:val="00D96692"/>
    <w:rsid w:val="00D96794"/>
    <w:rsid w:val="00D96AC0"/>
    <w:rsid w:val="00D96DBC"/>
    <w:rsid w:val="00D9717B"/>
    <w:rsid w:val="00D976AA"/>
    <w:rsid w:val="00D97A7E"/>
    <w:rsid w:val="00D97B00"/>
    <w:rsid w:val="00DA1452"/>
    <w:rsid w:val="00DA1B9B"/>
    <w:rsid w:val="00DA2828"/>
    <w:rsid w:val="00DA3830"/>
    <w:rsid w:val="00DA4F7B"/>
    <w:rsid w:val="00DA58AE"/>
    <w:rsid w:val="00DA58FB"/>
    <w:rsid w:val="00DA5F68"/>
    <w:rsid w:val="00DA6324"/>
    <w:rsid w:val="00DA7E05"/>
    <w:rsid w:val="00DB0AB8"/>
    <w:rsid w:val="00DB0B0B"/>
    <w:rsid w:val="00DB0CE6"/>
    <w:rsid w:val="00DB1354"/>
    <w:rsid w:val="00DB147D"/>
    <w:rsid w:val="00DB2D5B"/>
    <w:rsid w:val="00DB372D"/>
    <w:rsid w:val="00DB3826"/>
    <w:rsid w:val="00DB595C"/>
    <w:rsid w:val="00DB61CF"/>
    <w:rsid w:val="00DB65D6"/>
    <w:rsid w:val="00DB6A1F"/>
    <w:rsid w:val="00DB6C7C"/>
    <w:rsid w:val="00DB6EC1"/>
    <w:rsid w:val="00DB7356"/>
    <w:rsid w:val="00DB7B4B"/>
    <w:rsid w:val="00DC13FD"/>
    <w:rsid w:val="00DC19AE"/>
    <w:rsid w:val="00DC1A15"/>
    <w:rsid w:val="00DC24AB"/>
    <w:rsid w:val="00DC265C"/>
    <w:rsid w:val="00DC2EDD"/>
    <w:rsid w:val="00DC3398"/>
    <w:rsid w:val="00DC35F6"/>
    <w:rsid w:val="00DC407E"/>
    <w:rsid w:val="00DC49AE"/>
    <w:rsid w:val="00DC4D35"/>
    <w:rsid w:val="00DC61D3"/>
    <w:rsid w:val="00DC684B"/>
    <w:rsid w:val="00DC6BE4"/>
    <w:rsid w:val="00DD0098"/>
    <w:rsid w:val="00DD15D6"/>
    <w:rsid w:val="00DD20BC"/>
    <w:rsid w:val="00DD2493"/>
    <w:rsid w:val="00DD2533"/>
    <w:rsid w:val="00DD2BBF"/>
    <w:rsid w:val="00DD3249"/>
    <w:rsid w:val="00DD3A43"/>
    <w:rsid w:val="00DD3C2F"/>
    <w:rsid w:val="00DD3C9A"/>
    <w:rsid w:val="00DD46E3"/>
    <w:rsid w:val="00DD4B5B"/>
    <w:rsid w:val="00DD4F6E"/>
    <w:rsid w:val="00DD55EA"/>
    <w:rsid w:val="00DD5783"/>
    <w:rsid w:val="00DD5A0B"/>
    <w:rsid w:val="00DD5D6C"/>
    <w:rsid w:val="00DD7080"/>
    <w:rsid w:val="00DD79DE"/>
    <w:rsid w:val="00DE0AE9"/>
    <w:rsid w:val="00DE10A1"/>
    <w:rsid w:val="00DE14A1"/>
    <w:rsid w:val="00DE295C"/>
    <w:rsid w:val="00DE33E2"/>
    <w:rsid w:val="00DE3498"/>
    <w:rsid w:val="00DE357D"/>
    <w:rsid w:val="00DE4034"/>
    <w:rsid w:val="00DE44FD"/>
    <w:rsid w:val="00DE5343"/>
    <w:rsid w:val="00DE5A95"/>
    <w:rsid w:val="00DE5A9C"/>
    <w:rsid w:val="00DE5B97"/>
    <w:rsid w:val="00DE795F"/>
    <w:rsid w:val="00DF0381"/>
    <w:rsid w:val="00DF090E"/>
    <w:rsid w:val="00DF0CC3"/>
    <w:rsid w:val="00DF1D52"/>
    <w:rsid w:val="00DF2082"/>
    <w:rsid w:val="00DF3F1C"/>
    <w:rsid w:val="00DF56FC"/>
    <w:rsid w:val="00DF5BB9"/>
    <w:rsid w:val="00DF77B9"/>
    <w:rsid w:val="00DF7BC2"/>
    <w:rsid w:val="00E00A61"/>
    <w:rsid w:val="00E00B90"/>
    <w:rsid w:val="00E0245D"/>
    <w:rsid w:val="00E03140"/>
    <w:rsid w:val="00E0321D"/>
    <w:rsid w:val="00E0344A"/>
    <w:rsid w:val="00E03507"/>
    <w:rsid w:val="00E037EB"/>
    <w:rsid w:val="00E046E6"/>
    <w:rsid w:val="00E052EF"/>
    <w:rsid w:val="00E05F32"/>
    <w:rsid w:val="00E069BB"/>
    <w:rsid w:val="00E06B9D"/>
    <w:rsid w:val="00E06E99"/>
    <w:rsid w:val="00E07410"/>
    <w:rsid w:val="00E106A7"/>
    <w:rsid w:val="00E109E9"/>
    <w:rsid w:val="00E11251"/>
    <w:rsid w:val="00E11B9C"/>
    <w:rsid w:val="00E1201C"/>
    <w:rsid w:val="00E134BC"/>
    <w:rsid w:val="00E13611"/>
    <w:rsid w:val="00E13E75"/>
    <w:rsid w:val="00E1523C"/>
    <w:rsid w:val="00E16B09"/>
    <w:rsid w:val="00E214FD"/>
    <w:rsid w:val="00E21607"/>
    <w:rsid w:val="00E21B65"/>
    <w:rsid w:val="00E21EB6"/>
    <w:rsid w:val="00E2208B"/>
    <w:rsid w:val="00E22619"/>
    <w:rsid w:val="00E22B50"/>
    <w:rsid w:val="00E23098"/>
    <w:rsid w:val="00E232B8"/>
    <w:rsid w:val="00E23A01"/>
    <w:rsid w:val="00E2496F"/>
    <w:rsid w:val="00E24ECA"/>
    <w:rsid w:val="00E2584A"/>
    <w:rsid w:val="00E25856"/>
    <w:rsid w:val="00E25A8B"/>
    <w:rsid w:val="00E25AC5"/>
    <w:rsid w:val="00E2606F"/>
    <w:rsid w:val="00E26602"/>
    <w:rsid w:val="00E30847"/>
    <w:rsid w:val="00E3115B"/>
    <w:rsid w:val="00E327C3"/>
    <w:rsid w:val="00E32E07"/>
    <w:rsid w:val="00E32E80"/>
    <w:rsid w:val="00E333A8"/>
    <w:rsid w:val="00E3435F"/>
    <w:rsid w:val="00E345E5"/>
    <w:rsid w:val="00E361C4"/>
    <w:rsid w:val="00E3646A"/>
    <w:rsid w:val="00E36697"/>
    <w:rsid w:val="00E377CA"/>
    <w:rsid w:val="00E40191"/>
    <w:rsid w:val="00E405B1"/>
    <w:rsid w:val="00E409F2"/>
    <w:rsid w:val="00E40A0F"/>
    <w:rsid w:val="00E414DF"/>
    <w:rsid w:val="00E4200C"/>
    <w:rsid w:val="00E42575"/>
    <w:rsid w:val="00E42780"/>
    <w:rsid w:val="00E44505"/>
    <w:rsid w:val="00E44879"/>
    <w:rsid w:val="00E45C68"/>
    <w:rsid w:val="00E46628"/>
    <w:rsid w:val="00E47FEA"/>
    <w:rsid w:val="00E5056B"/>
    <w:rsid w:val="00E5061D"/>
    <w:rsid w:val="00E5111D"/>
    <w:rsid w:val="00E51240"/>
    <w:rsid w:val="00E51493"/>
    <w:rsid w:val="00E52CBB"/>
    <w:rsid w:val="00E52DF9"/>
    <w:rsid w:val="00E5309B"/>
    <w:rsid w:val="00E53143"/>
    <w:rsid w:val="00E532E8"/>
    <w:rsid w:val="00E53CC7"/>
    <w:rsid w:val="00E549A4"/>
    <w:rsid w:val="00E55147"/>
    <w:rsid w:val="00E553FC"/>
    <w:rsid w:val="00E55B64"/>
    <w:rsid w:val="00E5614D"/>
    <w:rsid w:val="00E566E6"/>
    <w:rsid w:val="00E572DE"/>
    <w:rsid w:val="00E576AB"/>
    <w:rsid w:val="00E6038E"/>
    <w:rsid w:val="00E606BD"/>
    <w:rsid w:val="00E60FB9"/>
    <w:rsid w:val="00E6332A"/>
    <w:rsid w:val="00E6385C"/>
    <w:rsid w:val="00E63B1E"/>
    <w:rsid w:val="00E63D3B"/>
    <w:rsid w:val="00E63FD5"/>
    <w:rsid w:val="00E649D0"/>
    <w:rsid w:val="00E65734"/>
    <w:rsid w:val="00E65945"/>
    <w:rsid w:val="00E65E58"/>
    <w:rsid w:val="00E6773D"/>
    <w:rsid w:val="00E67F60"/>
    <w:rsid w:val="00E70996"/>
    <w:rsid w:val="00E70CE0"/>
    <w:rsid w:val="00E7214A"/>
    <w:rsid w:val="00E72879"/>
    <w:rsid w:val="00E72AF5"/>
    <w:rsid w:val="00E7309C"/>
    <w:rsid w:val="00E73ACC"/>
    <w:rsid w:val="00E73ADE"/>
    <w:rsid w:val="00E73C4E"/>
    <w:rsid w:val="00E74308"/>
    <w:rsid w:val="00E747A6"/>
    <w:rsid w:val="00E748C4"/>
    <w:rsid w:val="00E74E60"/>
    <w:rsid w:val="00E75080"/>
    <w:rsid w:val="00E7572D"/>
    <w:rsid w:val="00E757AC"/>
    <w:rsid w:val="00E762EE"/>
    <w:rsid w:val="00E769D6"/>
    <w:rsid w:val="00E77C60"/>
    <w:rsid w:val="00E77FB4"/>
    <w:rsid w:val="00E80147"/>
    <w:rsid w:val="00E80C9F"/>
    <w:rsid w:val="00E818B2"/>
    <w:rsid w:val="00E81964"/>
    <w:rsid w:val="00E81E54"/>
    <w:rsid w:val="00E8245B"/>
    <w:rsid w:val="00E835CA"/>
    <w:rsid w:val="00E83669"/>
    <w:rsid w:val="00E85907"/>
    <w:rsid w:val="00E85BF7"/>
    <w:rsid w:val="00E85CE8"/>
    <w:rsid w:val="00E86932"/>
    <w:rsid w:val="00E86DC8"/>
    <w:rsid w:val="00E878D3"/>
    <w:rsid w:val="00E87FFC"/>
    <w:rsid w:val="00E91530"/>
    <w:rsid w:val="00E91EE7"/>
    <w:rsid w:val="00E91FA1"/>
    <w:rsid w:val="00E94A2B"/>
    <w:rsid w:val="00E961B1"/>
    <w:rsid w:val="00E97750"/>
    <w:rsid w:val="00E9792B"/>
    <w:rsid w:val="00E97EA7"/>
    <w:rsid w:val="00EA09AF"/>
    <w:rsid w:val="00EA10CC"/>
    <w:rsid w:val="00EA1323"/>
    <w:rsid w:val="00EA18D3"/>
    <w:rsid w:val="00EA2099"/>
    <w:rsid w:val="00EA3674"/>
    <w:rsid w:val="00EA3E1B"/>
    <w:rsid w:val="00EA3F26"/>
    <w:rsid w:val="00EA4313"/>
    <w:rsid w:val="00EA60A8"/>
    <w:rsid w:val="00EA6951"/>
    <w:rsid w:val="00EA6AD2"/>
    <w:rsid w:val="00EA71F4"/>
    <w:rsid w:val="00EA7546"/>
    <w:rsid w:val="00EA7FE2"/>
    <w:rsid w:val="00EB02C9"/>
    <w:rsid w:val="00EB080F"/>
    <w:rsid w:val="00EB29EC"/>
    <w:rsid w:val="00EB3416"/>
    <w:rsid w:val="00EB40F5"/>
    <w:rsid w:val="00EB428C"/>
    <w:rsid w:val="00EB582E"/>
    <w:rsid w:val="00EB5C09"/>
    <w:rsid w:val="00EB6111"/>
    <w:rsid w:val="00EB66FB"/>
    <w:rsid w:val="00EB722F"/>
    <w:rsid w:val="00EB7890"/>
    <w:rsid w:val="00EB7F8F"/>
    <w:rsid w:val="00EB7FC4"/>
    <w:rsid w:val="00EC036C"/>
    <w:rsid w:val="00EC07C7"/>
    <w:rsid w:val="00EC09E6"/>
    <w:rsid w:val="00EC0EAA"/>
    <w:rsid w:val="00EC138C"/>
    <w:rsid w:val="00EC17B6"/>
    <w:rsid w:val="00EC1F14"/>
    <w:rsid w:val="00EC26D6"/>
    <w:rsid w:val="00EC2726"/>
    <w:rsid w:val="00EC32C7"/>
    <w:rsid w:val="00EC3733"/>
    <w:rsid w:val="00EC3CF0"/>
    <w:rsid w:val="00EC4541"/>
    <w:rsid w:val="00EC513E"/>
    <w:rsid w:val="00EC5653"/>
    <w:rsid w:val="00EC567A"/>
    <w:rsid w:val="00EC5CFF"/>
    <w:rsid w:val="00EC6169"/>
    <w:rsid w:val="00EC69C8"/>
    <w:rsid w:val="00ED16AA"/>
    <w:rsid w:val="00ED22CB"/>
    <w:rsid w:val="00ED2AB2"/>
    <w:rsid w:val="00ED348E"/>
    <w:rsid w:val="00ED3E3D"/>
    <w:rsid w:val="00ED4408"/>
    <w:rsid w:val="00ED477C"/>
    <w:rsid w:val="00ED4CAD"/>
    <w:rsid w:val="00ED5359"/>
    <w:rsid w:val="00ED5E9A"/>
    <w:rsid w:val="00ED6763"/>
    <w:rsid w:val="00ED7620"/>
    <w:rsid w:val="00ED7938"/>
    <w:rsid w:val="00EE0499"/>
    <w:rsid w:val="00EE06DB"/>
    <w:rsid w:val="00EE07A8"/>
    <w:rsid w:val="00EE14B3"/>
    <w:rsid w:val="00EE2414"/>
    <w:rsid w:val="00EE2529"/>
    <w:rsid w:val="00EE26A9"/>
    <w:rsid w:val="00EE2A25"/>
    <w:rsid w:val="00EE2BC5"/>
    <w:rsid w:val="00EE4ED0"/>
    <w:rsid w:val="00EE4F7C"/>
    <w:rsid w:val="00EE5E3A"/>
    <w:rsid w:val="00EE6695"/>
    <w:rsid w:val="00EE7001"/>
    <w:rsid w:val="00EE7027"/>
    <w:rsid w:val="00EE722F"/>
    <w:rsid w:val="00EF0B81"/>
    <w:rsid w:val="00EF0BCA"/>
    <w:rsid w:val="00EF0EDB"/>
    <w:rsid w:val="00EF0EEA"/>
    <w:rsid w:val="00EF221B"/>
    <w:rsid w:val="00EF3221"/>
    <w:rsid w:val="00EF3A13"/>
    <w:rsid w:val="00EF3B77"/>
    <w:rsid w:val="00EF4170"/>
    <w:rsid w:val="00EF45E8"/>
    <w:rsid w:val="00EF46AA"/>
    <w:rsid w:val="00EF4B44"/>
    <w:rsid w:val="00EF58C1"/>
    <w:rsid w:val="00EF5D9A"/>
    <w:rsid w:val="00EF65F9"/>
    <w:rsid w:val="00EF7390"/>
    <w:rsid w:val="00EF7E14"/>
    <w:rsid w:val="00F00F3D"/>
    <w:rsid w:val="00F01DA2"/>
    <w:rsid w:val="00F025E3"/>
    <w:rsid w:val="00F02773"/>
    <w:rsid w:val="00F02C6D"/>
    <w:rsid w:val="00F030B0"/>
    <w:rsid w:val="00F03313"/>
    <w:rsid w:val="00F033E8"/>
    <w:rsid w:val="00F03D2F"/>
    <w:rsid w:val="00F0427E"/>
    <w:rsid w:val="00F05554"/>
    <w:rsid w:val="00F063EE"/>
    <w:rsid w:val="00F06523"/>
    <w:rsid w:val="00F071AD"/>
    <w:rsid w:val="00F100B0"/>
    <w:rsid w:val="00F104AC"/>
    <w:rsid w:val="00F10E48"/>
    <w:rsid w:val="00F119D0"/>
    <w:rsid w:val="00F11B5C"/>
    <w:rsid w:val="00F121EC"/>
    <w:rsid w:val="00F13B90"/>
    <w:rsid w:val="00F1446A"/>
    <w:rsid w:val="00F14E69"/>
    <w:rsid w:val="00F15826"/>
    <w:rsid w:val="00F15AD0"/>
    <w:rsid w:val="00F1683E"/>
    <w:rsid w:val="00F172A9"/>
    <w:rsid w:val="00F177F0"/>
    <w:rsid w:val="00F17BB6"/>
    <w:rsid w:val="00F20C62"/>
    <w:rsid w:val="00F20E6B"/>
    <w:rsid w:val="00F210E7"/>
    <w:rsid w:val="00F21536"/>
    <w:rsid w:val="00F2195F"/>
    <w:rsid w:val="00F21E88"/>
    <w:rsid w:val="00F21E8E"/>
    <w:rsid w:val="00F23CA8"/>
    <w:rsid w:val="00F2418F"/>
    <w:rsid w:val="00F24418"/>
    <w:rsid w:val="00F258E1"/>
    <w:rsid w:val="00F2633B"/>
    <w:rsid w:val="00F26746"/>
    <w:rsid w:val="00F272F7"/>
    <w:rsid w:val="00F27EE9"/>
    <w:rsid w:val="00F317E8"/>
    <w:rsid w:val="00F32A12"/>
    <w:rsid w:val="00F33D05"/>
    <w:rsid w:val="00F347ED"/>
    <w:rsid w:val="00F34B2A"/>
    <w:rsid w:val="00F34B4F"/>
    <w:rsid w:val="00F354FE"/>
    <w:rsid w:val="00F36005"/>
    <w:rsid w:val="00F3630C"/>
    <w:rsid w:val="00F36373"/>
    <w:rsid w:val="00F36C71"/>
    <w:rsid w:val="00F3772C"/>
    <w:rsid w:val="00F3796D"/>
    <w:rsid w:val="00F40062"/>
    <w:rsid w:val="00F404B2"/>
    <w:rsid w:val="00F407D7"/>
    <w:rsid w:val="00F40D14"/>
    <w:rsid w:val="00F41260"/>
    <w:rsid w:val="00F4138E"/>
    <w:rsid w:val="00F4152D"/>
    <w:rsid w:val="00F4158D"/>
    <w:rsid w:val="00F42072"/>
    <w:rsid w:val="00F425D3"/>
    <w:rsid w:val="00F43521"/>
    <w:rsid w:val="00F43E17"/>
    <w:rsid w:val="00F445B8"/>
    <w:rsid w:val="00F44FDC"/>
    <w:rsid w:val="00F4557C"/>
    <w:rsid w:val="00F457B3"/>
    <w:rsid w:val="00F46025"/>
    <w:rsid w:val="00F46893"/>
    <w:rsid w:val="00F47382"/>
    <w:rsid w:val="00F47EC1"/>
    <w:rsid w:val="00F501A7"/>
    <w:rsid w:val="00F50527"/>
    <w:rsid w:val="00F50C6B"/>
    <w:rsid w:val="00F51BBA"/>
    <w:rsid w:val="00F5255B"/>
    <w:rsid w:val="00F52CDA"/>
    <w:rsid w:val="00F52FFD"/>
    <w:rsid w:val="00F5335A"/>
    <w:rsid w:val="00F53BEB"/>
    <w:rsid w:val="00F54209"/>
    <w:rsid w:val="00F54F06"/>
    <w:rsid w:val="00F55388"/>
    <w:rsid w:val="00F554AA"/>
    <w:rsid w:val="00F56658"/>
    <w:rsid w:val="00F60A90"/>
    <w:rsid w:val="00F60CFC"/>
    <w:rsid w:val="00F60E90"/>
    <w:rsid w:val="00F60F44"/>
    <w:rsid w:val="00F61441"/>
    <w:rsid w:val="00F626EC"/>
    <w:rsid w:val="00F631D4"/>
    <w:rsid w:val="00F63616"/>
    <w:rsid w:val="00F639B0"/>
    <w:rsid w:val="00F64133"/>
    <w:rsid w:val="00F64740"/>
    <w:rsid w:val="00F65489"/>
    <w:rsid w:val="00F656D6"/>
    <w:rsid w:val="00F65A90"/>
    <w:rsid w:val="00F664C6"/>
    <w:rsid w:val="00F6660F"/>
    <w:rsid w:val="00F67109"/>
    <w:rsid w:val="00F67245"/>
    <w:rsid w:val="00F675AD"/>
    <w:rsid w:val="00F6771B"/>
    <w:rsid w:val="00F67FD3"/>
    <w:rsid w:val="00F703C9"/>
    <w:rsid w:val="00F706EE"/>
    <w:rsid w:val="00F70846"/>
    <w:rsid w:val="00F714FC"/>
    <w:rsid w:val="00F715BA"/>
    <w:rsid w:val="00F71B22"/>
    <w:rsid w:val="00F71D4D"/>
    <w:rsid w:val="00F71DA5"/>
    <w:rsid w:val="00F72237"/>
    <w:rsid w:val="00F72C5C"/>
    <w:rsid w:val="00F72ECA"/>
    <w:rsid w:val="00F738C3"/>
    <w:rsid w:val="00F74592"/>
    <w:rsid w:val="00F750E9"/>
    <w:rsid w:val="00F75892"/>
    <w:rsid w:val="00F75949"/>
    <w:rsid w:val="00F759AA"/>
    <w:rsid w:val="00F76425"/>
    <w:rsid w:val="00F76AAF"/>
    <w:rsid w:val="00F774B3"/>
    <w:rsid w:val="00F7771A"/>
    <w:rsid w:val="00F77AFC"/>
    <w:rsid w:val="00F77CC8"/>
    <w:rsid w:val="00F77D5D"/>
    <w:rsid w:val="00F803D0"/>
    <w:rsid w:val="00F814C3"/>
    <w:rsid w:val="00F8166D"/>
    <w:rsid w:val="00F82579"/>
    <w:rsid w:val="00F83161"/>
    <w:rsid w:val="00F83C79"/>
    <w:rsid w:val="00F84447"/>
    <w:rsid w:val="00F8469A"/>
    <w:rsid w:val="00F859CC"/>
    <w:rsid w:val="00F85CB8"/>
    <w:rsid w:val="00F85CE9"/>
    <w:rsid w:val="00F86BDD"/>
    <w:rsid w:val="00F86F1F"/>
    <w:rsid w:val="00F8777E"/>
    <w:rsid w:val="00F87FAF"/>
    <w:rsid w:val="00F90740"/>
    <w:rsid w:val="00F90AE3"/>
    <w:rsid w:val="00F90CE1"/>
    <w:rsid w:val="00F90E77"/>
    <w:rsid w:val="00F9134B"/>
    <w:rsid w:val="00F91DD1"/>
    <w:rsid w:val="00F91E05"/>
    <w:rsid w:val="00F9238A"/>
    <w:rsid w:val="00F933B4"/>
    <w:rsid w:val="00F933F1"/>
    <w:rsid w:val="00F93CC1"/>
    <w:rsid w:val="00F93DC4"/>
    <w:rsid w:val="00F94389"/>
    <w:rsid w:val="00F946E0"/>
    <w:rsid w:val="00F94E93"/>
    <w:rsid w:val="00F95540"/>
    <w:rsid w:val="00F955F4"/>
    <w:rsid w:val="00F95C58"/>
    <w:rsid w:val="00F96B5A"/>
    <w:rsid w:val="00F97045"/>
    <w:rsid w:val="00F971F0"/>
    <w:rsid w:val="00F9773A"/>
    <w:rsid w:val="00F97B10"/>
    <w:rsid w:val="00F97F0C"/>
    <w:rsid w:val="00FA0145"/>
    <w:rsid w:val="00FA0DAA"/>
    <w:rsid w:val="00FA18AE"/>
    <w:rsid w:val="00FA2ED6"/>
    <w:rsid w:val="00FA3120"/>
    <w:rsid w:val="00FA404D"/>
    <w:rsid w:val="00FA42FE"/>
    <w:rsid w:val="00FA454A"/>
    <w:rsid w:val="00FA4768"/>
    <w:rsid w:val="00FA6444"/>
    <w:rsid w:val="00FA75C2"/>
    <w:rsid w:val="00FA7891"/>
    <w:rsid w:val="00FB19C4"/>
    <w:rsid w:val="00FB1A5F"/>
    <w:rsid w:val="00FB1E14"/>
    <w:rsid w:val="00FB273A"/>
    <w:rsid w:val="00FB42FE"/>
    <w:rsid w:val="00FB47D8"/>
    <w:rsid w:val="00FB4F27"/>
    <w:rsid w:val="00FB6C8C"/>
    <w:rsid w:val="00FB7ED9"/>
    <w:rsid w:val="00FB7F43"/>
    <w:rsid w:val="00FC0940"/>
    <w:rsid w:val="00FC0D37"/>
    <w:rsid w:val="00FC1D25"/>
    <w:rsid w:val="00FC1F0B"/>
    <w:rsid w:val="00FC2844"/>
    <w:rsid w:val="00FC2892"/>
    <w:rsid w:val="00FC2BD0"/>
    <w:rsid w:val="00FC2C6B"/>
    <w:rsid w:val="00FC2D1E"/>
    <w:rsid w:val="00FC2D81"/>
    <w:rsid w:val="00FC2E05"/>
    <w:rsid w:val="00FC2FDD"/>
    <w:rsid w:val="00FC3EA7"/>
    <w:rsid w:val="00FC3F3E"/>
    <w:rsid w:val="00FC3FAB"/>
    <w:rsid w:val="00FC4AF1"/>
    <w:rsid w:val="00FC4C16"/>
    <w:rsid w:val="00FC4FB0"/>
    <w:rsid w:val="00FC5D7E"/>
    <w:rsid w:val="00FC609D"/>
    <w:rsid w:val="00FC628B"/>
    <w:rsid w:val="00FC6477"/>
    <w:rsid w:val="00FC693F"/>
    <w:rsid w:val="00FD0948"/>
    <w:rsid w:val="00FD0CC0"/>
    <w:rsid w:val="00FD0FCF"/>
    <w:rsid w:val="00FD18B6"/>
    <w:rsid w:val="00FD1A1F"/>
    <w:rsid w:val="00FD257E"/>
    <w:rsid w:val="00FD2D3F"/>
    <w:rsid w:val="00FD37B5"/>
    <w:rsid w:val="00FD389E"/>
    <w:rsid w:val="00FD44F5"/>
    <w:rsid w:val="00FD5061"/>
    <w:rsid w:val="00FD5176"/>
    <w:rsid w:val="00FD6161"/>
    <w:rsid w:val="00FD6692"/>
    <w:rsid w:val="00FD6C78"/>
    <w:rsid w:val="00FD7CAD"/>
    <w:rsid w:val="00FD7E3A"/>
    <w:rsid w:val="00FE012F"/>
    <w:rsid w:val="00FE0845"/>
    <w:rsid w:val="00FE1737"/>
    <w:rsid w:val="00FE1CC1"/>
    <w:rsid w:val="00FE2C58"/>
    <w:rsid w:val="00FE3A8D"/>
    <w:rsid w:val="00FE411F"/>
    <w:rsid w:val="00FE45CB"/>
    <w:rsid w:val="00FE4C0D"/>
    <w:rsid w:val="00FE5B5D"/>
    <w:rsid w:val="00FE5EB3"/>
    <w:rsid w:val="00FE6C3F"/>
    <w:rsid w:val="00FE7287"/>
    <w:rsid w:val="00FF0513"/>
    <w:rsid w:val="00FF1100"/>
    <w:rsid w:val="00FF1155"/>
    <w:rsid w:val="00FF158B"/>
    <w:rsid w:val="00FF1A22"/>
    <w:rsid w:val="00FF1B04"/>
    <w:rsid w:val="00FF1B92"/>
    <w:rsid w:val="00FF3376"/>
    <w:rsid w:val="00FF3CB4"/>
    <w:rsid w:val="00FF45E9"/>
    <w:rsid w:val="00FF469E"/>
    <w:rsid w:val="00FF4A11"/>
    <w:rsid w:val="00FF4FE0"/>
    <w:rsid w:val="00FF5DA8"/>
    <w:rsid w:val="00FF69A2"/>
    <w:rsid w:val="00FF7BE6"/>
    <w:rsid w:val="00FF7C2F"/>
    <w:rsid w:val="00FF7DCD"/>
    <w:rsid w:val="00FF7DD9"/>
    <w:rsid w:val="0129BD93"/>
    <w:rsid w:val="01532CA1"/>
    <w:rsid w:val="0181450F"/>
    <w:rsid w:val="019A6A77"/>
    <w:rsid w:val="019EA9AB"/>
    <w:rsid w:val="01C0DC06"/>
    <w:rsid w:val="01C62710"/>
    <w:rsid w:val="01E4DAAF"/>
    <w:rsid w:val="01E90BFC"/>
    <w:rsid w:val="01EFB662"/>
    <w:rsid w:val="02198486"/>
    <w:rsid w:val="024BE503"/>
    <w:rsid w:val="028119E5"/>
    <w:rsid w:val="02864DA3"/>
    <w:rsid w:val="02993D51"/>
    <w:rsid w:val="02B13C1F"/>
    <w:rsid w:val="02DF4CD0"/>
    <w:rsid w:val="02E2FF1C"/>
    <w:rsid w:val="03019452"/>
    <w:rsid w:val="03031303"/>
    <w:rsid w:val="0307A6F3"/>
    <w:rsid w:val="032EC674"/>
    <w:rsid w:val="0331EAA2"/>
    <w:rsid w:val="038660DF"/>
    <w:rsid w:val="03BDCAA2"/>
    <w:rsid w:val="03C85B63"/>
    <w:rsid w:val="03D0BC32"/>
    <w:rsid w:val="03ED7017"/>
    <w:rsid w:val="040AC617"/>
    <w:rsid w:val="0477355A"/>
    <w:rsid w:val="0490318E"/>
    <w:rsid w:val="04A1208C"/>
    <w:rsid w:val="04B46111"/>
    <w:rsid w:val="04D1FCFE"/>
    <w:rsid w:val="0551AF5C"/>
    <w:rsid w:val="055941CB"/>
    <w:rsid w:val="057FFE12"/>
    <w:rsid w:val="058728D9"/>
    <w:rsid w:val="058CB9C0"/>
    <w:rsid w:val="058FF038"/>
    <w:rsid w:val="05CF8864"/>
    <w:rsid w:val="05CF9063"/>
    <w:rsid w:val="05D8A29A"/>
    <w:rsid w:val="05E1FB7B"/>
    <w:rsid w:val="05EE54FB"/>
    <w:rsid w:val="063A3E17"/>
    <w:rsid w:val="06732AA3"/>
    <w:rsid w:val="069083C9"/>
    <w:rsid w:val="06989CBF"/>
    <w:rsid w:val="06AB8539"/>
    <w:rsid w:val="06BBF2A4"/>
    <w:rsid w:val="06C7065B"/>
    <w:rsid w:val="06CD4EB7"/>
    <w:rsid w:val="06D1B3C8"/>
    <w:rsid w:val="06D8661C"/>
    <w:rsid w:val="06DA1B81"/>
    <w:rsid w:val="06E9A6ED"/>
    <w:rsid w:val="0734A97A"/>
    <w:rsid w:val="074AECF3"/>
    <w:rsid w:val="075AFC6B"/>
    <w:rsid w:val="0764FD1B"/>
    <w:rsid w:val="0778E3A1"/>
    <w:rsid w:val="0789F59D"/>
    <w:rsid w:val="078B3716"/>
    <w:rsid w:val="079B4EC9"/>
    <w:rsid w:val="07BDDCC2"/>
    <w:rsid w:val="07BF0B5C"/>
    <w:rsid w:val="07CD7763"/>
    <w:rsid w:val="07CEBC21"/>
    <w:rsid w:val="07DBE4B8"/>
    <w:rsid w:val="07EC262A"/>
    <w:rsid w:val="07F684F5"/>
    <w:rsid w:val="081C7CBE"/>
    <w:rsid w:val="0839EEC7"/>
    <w:rsid w:val="08593807"/>
    <w:rsid w:val="087959E1"/>
    <w:rsid w:val="0884A4F3"/>
    <w:rsid w:val="08A53EBE"/>
    <w:rsid w:val="08D184F1"/>
    <w:rsid w:val="08E43CBE"/>
    <w:rsid w:val="0935D733"/>
    <w:rsid w:val="095584B5"/>
    <w:rsid w:val="095AF7A5"/>
    <w:rsid w:val="098B6B47"/>
    <w:rsid w:val="099078B5"/>
    <w:rsid w:val="099A1CB1"/>
    <w:rsid w:val="09B17B54"/>
    <w:rsid w:val="09B7BD25"/>
    <w:rsid w:val="09BC257A"/>
    <w:rsid w:val="09D11610"/>
    <w:rsid w:val="09DC943E"/>
    <w:rsid w:val="09E1FD21"/>
    <w:rsid w:val="09F762C8"/>
    <w:rsid w:val="0A08A21E"/>
    <w:rsid w:val="0A128579"/>
    <w:rsid w:val="0A1A7F4A"/>
    <w:rsid w:val="0A41C615"/>
    <w:rsid w:val="0A4783D2"/>
    <w:rsid w:val="0A5BDE3B"/>
    <w:rsid w:val="0A6AAF31"/>
    <w:rsid w:val="0AB77D7C"/>
    <w:rsid w:val="0B106829"/>
    <w:rsid w:val="0B177C87"/>
    <w:rsid w:val="0B1ED1C8"/>
    <w:rsid w:val="0B41E0BB"/>
    <w:rsid w:val="0B47453C"/>
    <w:rsid w:val="0B4B5A8E"/>
    <w:rsid w:val="0B5B77F2"/>
    <w:rsid w:val="0B815E35"/>
    <w:rsid w:val="0B8E6E62"/>
    <w:rsid w:val="0BA09468"/>
    <w:rsid w:val="0BB522D3"/>
    <w:rsid w:val="0BDBC783"/>
    <w:rsid w:val="0C9C9FAC"/>
    <w:rsid w:val="0CCEFF35"/>
    <w:rsid w:val="0CEA4644"/>
    <w:rsid w:val="0CF234BC"/>
    <w:rsid w:val="0D04FB88"/>
    <w:rsid w:val="0D0ABFB5"/>
    <w:rsid w:val="0D2B2A41"/>
    <w:rsid w:val="0D43FA27"/>
    <w:rsid w:val="0D5A78C1"/>
    <w:rsid w:val="0D8FC716"/>
    <w:rsid w:val="0DB3EE9C"/>
    <w:rsid w:val="0DFAF70E"/>
    <w:rsid w:val="0E055CF0"/>
    <w:rsid w:val="0E374E40"/>
    <w:rsid w:val="0E418069"/>
    <w:rsid w:val="0E4BAAE1"/>
    <w:rsid w:val="0E4DC14C"/>
    <w:rsid w:val="0E4E603B"/>
    <w:rsid w:val="0E58D0B1"/>
    <w:rsid w:val="0E5A9F5F"/>
    <w:rsid w:val="0E6188C5"/>
    <w:rsid w:val="0E98477B"/>
    <w:rsid w:val="0E9A0F5C"/>
    <w:rsid w:val="0EC1F20D"/>
    <w:rsid w:val="0ECFCEB5"/>
    <w:rsid w:val="0EEE80E2"/>
    <w:rsid w:val="0F060348"/>
    <w:rsid w:val="0F0ED601"/>
    <w:rsid w:val="0F8AD939"/>
    <w:rsid w:val="0F8C19F2"/>
    <w:rsid w:val="0F8C2707"/>
    <w:rsid w:val="0F8DFF47"/>
    <w:rsid w:val="0F935086"/>
    <w:rsid w:val="0F9D1C96"/>
    <w:rsid w:val="0FB5A1CC"/>
    <w:rsid w:val="0FCCEC36"/>
    <w:rsid w:val="0FF79459"/>
    <w:rsid w:val="1013B7A3"/>
    <w:rsid w:val="10143C1C"/>
    <w:rsid w:val="10164FA1"/>
    <w:rsid w:val="1021346B"/>
    <w:rsid w:val="1027AFE0"/>
    <w:rsid w:val="105FF3F8"/>
    <w:rsid w:val="106687DD"/>
    <w:rsid w:val="1066DA7D"/>
    <w:rsid w:val="10682CFE"/>
    <w:rsid w:val="106C9E8E"/>
    <w:rsid w:val="1075D756"/>
    <w:rsid w:val="10A8FFF5"/>
    <w:rsid w:val="10AC3511"/>
    <w:rsid w:val="10B8E441"/>
    <w:rsid w:val="10CB2ACF"/>
    <w:rsid w:val="10E0F860"/>
    <w:rsid w:val="10EAFDBC"/>
    <w:rsid w:val="1112D5E9"/>
    <w:rsid w:val="1120CD10"/>
    <w:rsid w:val="1121D34E"/>
    <w:rsid w:val="1132FF1F"/>
    <w:rsid w:val="114B9D81"/>
    <w:rsid w:val="11A1C33A"/>
    <w:rsid w:val="11C88D89"/>
    <w:rsid w:val="11CE4EBB"/>
    <w:rsid w:val="11D9C69F"/>
    <w:rsid w:val="11EC693A"/>
    <w:rsid w:val="1202F465"/>
    <w:rsid w:val="120725CC"/>
    <w:rsid w:val="1261ECA9"/>
    <w:rsid w:val="12B7CE09"/>
    <w:rsid w:val="12C47570"/>
    <w:rsid w:val="12E409A1"/>
    <w:rsid w:val="1326E67B"/>
    <w:rsid w:val="132A391F"/>
    <w:rsid w:val="132E5230"/>
    <w:rsid w:val="1349B7E6"/>
    <w:rsid w:val="137D61A5"/>
    <w:rsid w:val="13810A8C"/>
    <w:rsid w:val="139528A9"/>
    <w:rsid w:val="1399076E"/>
    <w:rsid w:val="13ED055F"/>
    <w:rsid w:val="14041E22"/>
    <w:rsid w:val="14126143"/>
    <w:rsid w:val="14218E8D"/>
    <w:rsid w:val="14374AFF"/>
    <w:rsid w:val="144A1614"/>
    <w:rsid w:val="1465B345"/>
    <w:rsid w:val="148880A9"/>
    <w:rsid w:val="148EDCCE"/>
    <w:rsid w:val="1498C92B"/>
    <w:rsid w:val="14A36346"/>
    <w:rsid w:val="14A7A279"/>
    <w:rsid w:val="14B086A1"/>
    <w:rsid w:val="14D8A695"/>
    <w:rsid w:val="14F2B2F3"/>
    <w:rsid w:val="1502FE95"/>
    <w:rsid w:val="151AF8BF"/>
    <w:rsid w:val="152EE30E"/>
    <w:rsid w:val="15367697"/>
    <w:rsid w:val="156B9728"/>
    <w:rsid w:val="158D9B71"/>
    <w:rsid w:val="159489F0"/>
    <w:rsid w:val="15AD9DCD"/>
    <w:rsid w:val="15C7DF6D"/>
    <w:rsid w:val="15D67057"/>
    <w:rsid w:val="15E168E1"/>
    <w:rsid w:val="15FBF6E7"/>
    <w:rsid w:val="1620DF5F"/>
    <w:rsid w:val="16573407"/>
    <w:rsid w:val="165F5700"/>
    <w:rsid w:val="1661090D"/>
    <w:rsid w:val="1698936E"/>
    <w:rsid w:val="16A9DBF0"/>
    <w:rsid w:val="16FC0355"/>
    <w:rsid w:val="170029B3"/>
    <w:rsid w:val="171B8BE5"/>
    <w:rsid w:val="171C3112"/>
    <w:rsid w:val="17988850"/>
    <w:rsid w:val="181E58B4"/>
    <w:rsid w:val="1844DB07"/>
    <w:rsid w:val="186511C7"/>
    <w:rsid w:val="186D0064"/>
    <w:rsid w:val="186D8F4E"/>
    <w:rsid w:val="18F0E985"/>
    <w:rsid w:val="19056E40"/>
    <w:rsid w:val="191D563F"/>
    <w:rsid w:val="193AEECA"/>
    <w:rsid w:val="199D9722"/>
    <w:rsid w:val="19CB0095"/>
    <w:rsid w:val="19CFCEC4"/>
    <w:rsid w:val="19DF00EE"/>
    <w:rsid w:val="19E79A6C"/>
    <w:rsid w:val="1A29BEA0"/>
    <w:rsid w:val="1A6ABEF8"/>
    <w:rsid w:val="1A966631"/>
    <w:rsid w:val="1AA5CF3E"/>
    <w:rsid w:val="1B37392B"/>
    <w:rsid w:val="1B4B7F60"/>
    <w:rsid w:val="1B67C47D"/>
    <w:rsid w:val="1B6B8B9F"/>
    <w:rsid w:val="1B799818"/>
    <w:rsid w:val="1BC49ECC"/>
    <w:rsid w:val="1BE9475B"/>
    <w:rsid w:val="1BF45B9E"/>
    <w:rsid w:val="1C46B20D"/>
    <w:rsid w:val="1C541D50"/>
    <w:rsid w:val="1C80C440"/>
    <w:rsid w:val="1C8576CA"/>
    <w:rsid w:val="1CA1B8B2"/>
    <w:rsid w:val="1D01E5E9"/>
    <w:rsid w:val="1D045AF9"/>
    <w:rsid w:val="1D0BA314"/>
    <w:rsid w:val="1D1E3418"/>
    <w:rsid w:val="1D4604EA"/>
    <w:rsid w:val="1D6C13CD"/>
    <w:rsid w:val="1D735B47"/>
    <w:rsid w:val="1D8F2BF7"/>
    <w:rsid w:val="1D929828"/>
    <w:rsid w:val="1D9AED1D"/>
    <w:rsid w:val="1DB5594B"/>
    <w:rsid w:val="1DD99A60"/>
    <w:rsid w:val="1DFFDBE0"/>
    <w:rsid w:val="1E094899"/>
    <w:rsid w:val="1E3C49BE"/>
    <w:rsid w:val="1E57E39E"/>
    <w:rsid w:val="1E7C2F27"/>
    <w:rsid w:val="1EAB2A2A"/>
    <w:rsid w:val="1EAF0613"/>
    <w:rsid w:val="1EB7EB6B"/>
    <w:rsid w:val="1EB947AD"/>
    <w:rsid w:val="1EC54EF6"/>
    <w:rsid w:val="1ED08CF1"/>
    <w:rsid w:val="1F2AA5A4"/>
    <w:rsid w:val="1F6D0015"/>
    <w:rsid w:val="1F968E26"/>
    <w:rsid w:val="1FCE001D"/>
    <w:rsid w:val="20022531"/>
    <w:rsid w:val="200487FA"/>
    <w:rsid w:val="2019EA49"/>
    <w:rsid w:val="201CEF8D"/>
    <w:rsid w:val="20594C1B"/>
    <w:rsid w:val="20C4D48C"/>
    <w:rsid w:val="20D45CE9"/>
    <w:rsid w:val="20DF2B95"/>
    <w:rsid w:val="21036CD1"/>
    <w:rsid w:val="2110304B"/>
    <w:rsid w:val="211DAF53"/>
    <w:rsid w:val="2134370B"/>
    <w:rsid w:val="215B4FDB"/>
    <w:rsid w:val="215BDD80"/>
    <w:rsid w:val="216F745B"/>
    <w:rsid w:val="21A12339"/>
    <w:rsid w:val="21AAF532"/>
    <w:rsid w:val="21D0C091"/>
    <w:rsid w:val="22059BC6"/>
    <w:rsid w:val="22417B57"/>
    <w:rsid w:val="2245C293"/>
    <w:rsid w:val="2256B67D"/>
    <w:rsid w:val="225BD1C4"/>
    <w:rsid w:val="22856173"/>
    <w:rsid w:val="22895CC5"/>
    <w:rsid w:val="22A76A11"/>
    <w:rsid w:val="22DD9268"/>
    <w:rsid w:val="23472049"/>
    <w:rsid w:val="2373C0AC"/>
    <w:rsid w:val="2377F9FE"/>
    <w:rsid w:val="239C16C0"/>
    <w:rsid w:val="239CFF5A"/>
    <w:rsid w:val="23B79947"/>
    <w:rsid w:val="23B92C05"/>
    <w:rsid w:val="23C0A103"/>
    <w:rsid w:val="23D99579"/>
    <w:rsid w:val="23E1D80D"/>
    <w:rsid w:val="23E6FE5D"/>
    <w:rsid w:val="23EA314E"/>
    <w:rsid w:val="240C5399"/>
    <w:rsid w:val="242D1976"/>
    <w:rsid w:val="243784C1"/>
    <w:rsid w:val="2496F94D"/>
    <w:rsid w:val="2499E3AA"/>
    <w:rsid w:val="249B03F0"/>
    <w:rsid w:val="249D4C45"/>
    <w:rsid w:val="24A8EB5C"/>
    <w:rsid w:val="24C51D7D"/>
    <w:rsid w:val="24DBE463"/>
    <w:rsid w:val="24FAE205"/>
    <w:rsid w:val="2521DD11"/>
    <w:rsid w:val="2527E8DE"/>
    <w:rsid w:val="25583583"/>
    <w:rsid w:val="25D2A950"/>
    <w:rsid w:val="25D5A701"/>
    <w:rsid w:val="25FBEC36"/>
    <w:rsid w:val="260552E8"/>
    <w:rsid w:val="2608DC76"/>
    <w:rsid w:val="2618C67A"/>
    <w:rsid w:val="261DF414"/>
    <w:rsid w:val="2622D4FB"/>
    <w:rsid w:val="2622E6C4"/>
    <w:rsid w:val="2622ECE5"/>
    <w:rsid w:val="2649EAC7"/>
    <w:rsid w:val="267B2A1B"/>
    <w:rsid w:val="267D1243"/>
    <w:rsid w:val="267F59E8"/>
    <w:rsid w:val="26D293DC"/>
    <w:rsid w:val="26EF9C93"/>
    <w:rsid w:val="26F1253C"/>
    <w:rsid w:val="26F6C705"/>
    <w:rsid w:val="27013C6B"/>
    <w:rsid w:val="272DE6CC"/>
    <w:rsid w:val="2799F865"/>
    <w:rsid w:val="27BDE8FC"/>
    <w:rsid w:val="27C32448"/>
    <w:rsid w:val="27D11D05"/>
    <w:rsid w:val="27F9925E"/>
    <w:rsid w:val="2841508F"/>
    <w:rsid w:val="285C5A9D"/>
    <w:rsid w:val="2862355C"/>
    <w:rsid w:val="289D0920"/>
    <w:rsid w:val="28CE4448"/>
    <w:rsid w:val="28DC677C"/>
    <w:rsid w:val="28E58846"/>
    <w:rsid w:val="28E75A3B"/>
    <w:rsid w:val="28EA6CE4"/>
    <w:rsid w:val="28F7C678"/>
    <w:rsid w:val="29125FC3"/>
    <w:rsid w:val="2919532D"/>
    <w:rsid w:val="291A11FA"/>
    <w:rsid w:val="2921294F"/>
    <w:rsid w:val="2925E9A9"/>
    <w:rsid w:val="2930396D"/>
    <w:rsid w:val="2931C61E"/>
    <w:rsid w:val="2962D7D7"/>
    <w:rsid w:val="2967F25C"/>
    <w:rsid w:val="296A4B53"/>
    <w:rsid w:val="297C2C3F"/>
    <w:rsid w:val="297E7627"/>
    <w:rsid w:val="29AC35EE"/>
    <w:rsid w:val="29B329DB"/>
    <w:rsid w:val="29DE0370"/>
    <w:rsid w:val="29E76BC6"/>
    <w:rsid w:val="2A1D1210"/>
    <w:rsid w:val="2A415980"/>
    <w:rsid w:val="2A5763DC"/>
    <w:rsid w:val="2A5C6707"/>
    <w:rsid w:val="2A8EF3FE"/>
    <w:rsid w:val="2A9E00C0"/>
    <w:rsid w:val="2AA6E2AF"/>
    <w:rsid w:val="2AA8C085"/>
    <w:rsid w:val="2AAB9E90"/>
    <w:rsid w:val="2AB155BD"/>
    <w:rsid w:val="2ACA3530"/>
    <w:rsid w:val="2AE6AFA5"/>
    <w:rsid w:val="2B037A36"/>
    <w:rsid w:val="2B34BDF0"/>
    <w:rsid w:val="2B3573BC"/>
    <w:rsid w:val="2B3F7840"/>
    <w:rsid w:val="2B76ACC6"/>
    <w:rsid w:val="2BA60FD5"/>
    <w:rsid w:val="2BB97F40"/>
    <w:rsid w:val="2BD4EAC3"/>
    <w:rsid w:val="2BFBA8FE"/>
    <w:rsid w:val="2C08AB53"/>
    <w:rsid w:val="2C2AC1F6"/>
    <w:rsid w:val="2C62DBB1"/>
    <w:rsid w:val="2CA17FA7"/>
    <w:rsid w:val="2D0C394B"/>
    <w:rsid w:val="2D159357"/>
    <w:rsid w:val="2D206ACB"/>
    <w:rsid w:val="2D321E92"/>
    <w:rsid w:val="2D38E04E"/>
    <w:rsid w:val="2D3ABF5A"/>
    <w:rsid w:val="2D811DA1"/>
    <w:rsid w:val="2D889C13"/>
    <w:rsid w:val="2D8FEAA4"/>
    <w:rsid w:val="2DB8850C"/>
    <w:rsid w:val="2DC2395E"/>
    <w:rsid w:val="2DC6E5E1"/>
    <w:rsid w:val="2DE0C127"/>
    <w:rsid w:val="2E2878E5"/>
    <w:rsid w:val="2E302C70"/>
    <w:rsid w:val="2E56817D"/>
    <w:rsid w:val="2E6574B0"/>
    <w:rsid w:val="2E6882C4"/>
    <w:rsid w:val="2E6B7A32"/>
    <w:rsid w:val="2EC6847B"/>
    <w:rsid w:val="2ECC6484"/>
    <w:rsid w:val="2EDD2639"/>
    <w:rsid w:val="2EEFD85B"/>
    <w:rsid w:val="2EFBDA84"/>
    <w:rsid w:val="2F2B140B"/>
    <w:rsid w:val="2F3CEAFC"/>
    <w:rsid w:val="2F52E92C"/>
    <w:rsid w:val="2F5DAB66"/>
    <w:rsid w:val="2F606E36"/>
    <w:rsid w:val="2F6CD278"/>
    <w:rsid w:val="2F9AED76"/>
    <w:rsid w:val="2FB141F9"/>
    <w:rsid w:val="2FB47FCD"/>
    <w:rsid w:val="2FEB1654"/>
    <w:rsid w:val="302FD647"/>
    <w:rsid w:val="3033BC1E"/>
    <w:rsid w:val="305FFB18"/>
    <w:rsid w:val="30602AF0"/>
    <w:rsid w:val="3060DFD4"/>
    <w:rsid w:val="30AECC12"/>
    <w:rsid w:val="30EF20CB"/>
    <w:rsid w:val="30F2BD86"/>
    <w:rsid w:val="30F7F152"/>
    <w:rsid w:val="3123BD96"/>
    <w:rsid w:val="312457CF"/>
    <w:rsid w:val="3124BC75"/>
    <w:rsid w:val="3127F13A"/>
    <w:rsid w:val="31294053"/>
    <w:rsid w:val="314CC391"/>
    <w:rsid w:val="314ED089"/>
    <w:rsid w:val="31544700"/>
    <w:rsid w:val="31C5FDBE"/>
    <w:rsid w:val="31D0D441"/>
    <w:rsid w:val="3215FA23"/>
    <w:rsid w:val="3222DEFE"/>
    <w:rsid w:val="32E9674B"/>
    <w:rsid w:val="32F1BA61"/>
    <w:rsid w:val="32FA78CA"/>
    <w:rsid w:val="330E49EB"/>
    <w:rsid w:val="3312770E"/>
    <w:rsid w:val="332D7304"/>
    <w:rsid w:val="336D34A9"/>
    <w:rsid w:val="337C46E9"/>
    <w:rsid w:val="33A3C614"/>
    <w:rsid w:val="33AED526"/>
    <w:rsid w:val="33B7762E"/>
    <w:rsid w:val="33C23775"/>
    <w:rsid w:val="33E3B716"/>
    <w:rsid w:val="3410F8B4"/>
    <w:rsid w:val="343F27F8"/>
    <w:rsid w:val="3450AADE"/>
    <w:rsid w:val="3490B3DF"/>
    <w:rsid w:val="34A859AF"/>
    <w:rsid w:val="350D1352"/>
    <w:rsid w:val="35192027"/>
    <w:rsid w:val="3532A046"/>
    <w:rsid w:val="353A41B9"/>
    <w:rsid w:val="3564E339"/>
    <w:rsid w:val="357958AE"/>
    <w:rsid w:val="358D2DD4"/>
    <w:rsid w:val="35AE7263"/>
    <w:rsid w:val="35CA1780"/>
    <w:rsid w:val="35E201A9"/>
    <w:rsid w:val="35E9ED82"/>
    <w:rsid w:val="35EFD0D2"/>
    <w:rsid w:val="36282D30"/>
    <w:rsid w:val="36406027"/>
    <w:rsid w:val="36C504B1"/>
    <w:rsid w:val="36C733F1"/>
    <w:rsid w:val="36D77B36"/>
    <w:rsid w:val="36EC0889"/>
    <w:rsid w:val="36FEBE63"/>
    <w:rsid w:val="37044D74"/>
    <w:rsid w:val="3719E795"/>
    <w:rsid w:val="372F2E9D"/>
    <w:rsid w:val="3739522C"/>
    <w:rsid w:val="37841E88"/>
    <w:rsid w:val="37869BD9"/>
    <w:rsid w:val="3788F4A5"/>
    <w:rsid w:val="37C3C84C"/>
    <w:rsid w:val="37D03C67"/>
    <w:rsid w:val="37EDC5F6"/>
    <w:rsid w:val="37F99D96"/>
    <w:rsid w:val="37FDEEBB"/>
    <w:rsid w:val="387958DC"/>
    <w:rsid w:val="38A0BAC1"/>
    <w:rsid w:val="38C75F5B"/>
    <w:rsid w:val="38E04FC7"/>
    <w:rsid w:val="38E21810"/>
    <w:rsid w:val="38E6D001"/>
    <w:rsid w:val="395449F0"/>
    <w:rsid w:val="39754D45"/>
    <w:rsid w:val="3976F382"/>
    <w:rsid w:val="3982BA19"/>
    <w:rsid w:val="39B527AA"/>
    <w:rsid w:val="39DFCBEB"/>
    <w:rsid w:val="39F0CDFB"/>
    <w:rsid w:val="3A581968"/>
    <w:rsid w:val="3A6EB24A"/>
    <w:rsid w:val="3A87737E"/>
    <w:rsid w:val="3A947B73"/>
    <w:rsid w:val="3AADB33D"/>
    <w:rsid w:val="3AB48B55"/>
    <w:rsid w:val="3ABE8E4C"/>
    <w:rsid w:val="3B29C9FB"/>
    <w:rsid w:val="3B3649A4"/>
    <w:rsid w:val="3B3CD51E"/>
    <w:rsid w:val="3B4D2297"/>
    <w:rsid w:val="3B4E9201"/>
    <w:rsid w:val="3B5AD0EA"/>
    <w:rsid w:val="3B62D638"/>
    <w:rsid w:val="3B73CF87"/>
    <w:rsid w:val="3B7D91B2"/>
    <w:rsid w:val="3B9B753C"/>
    <w:rsid w:val="3BA91614"/>
    <w:rsid w:val="3BADDEFB"/>
    <w:rsid w:val="3BB8B0B2"/>
    <w:rsid w:val="3BBCC2C8"/>
    <w:rsid w:val="3C16196B"/>
    <w:rsid w:val="3C21E2DC"/>
    <w:rsid w:val="3C27F2DA"/>
    <w:rsid w:val="3C372A06"/>
    <w:rsid w:val="3C3A6FCC"/>
    <w:rsid w:val="3C5351F0"/>
    <w:rsid w:val="3C64B19C"/>
    <w:rsid w:val="3C6800E8"/>
    <w:rsid w:val="3C698FED"/>
    <w:rsid w:val="3C71A1E8"/>
    <w:rsid w:val="3C8AA558"/>
    <w:rsid w:val="3C8BFF97"/>
    <w:rsid w:val="3C91E85D"/>
    <w:rsid w:val="3C983662"/>
    <w:rsid w:val="3CB61B5A"/>
    <w:rsid w:val="3CB71D0C"/>
    <w:rsid w:val="3CBBEECA"/>
    <w:rsid w:val="3CBDECC9"/>
    <w:rsid w:val="3CD944BF"/>
    <w:rsid w:val="3CDBBABC"/>
    <w:rsid w:val="3CDBCAB0"/>
    <w:rsid w:val="3CF19AA0"/>
    <w:rsid w:val="3CF5364C"/>
    <w:rsid w:val="3D3CC418"/>
    <w:rsid w:val="3D3D9295"/>
    <w:rsid w:val="3D48123A"/>
    <w:rsid w:val="3D7E5FC1"/>
    <w:rsid w:val="3DAE3B16"/>
    <w:rsid w:val="3DFB72AC"/>
    <w:rsid w:val="3E047AB0"/>
    <w:rsid w:val="3E07EF80"/>
    <w:rsid w:val="3E1A78EA"/>
    <w:rsid w:val="3E23D5F2"/>
    <w:rsid w:val="3E585AE2"/>
    <w:rsid w:val="3E603C90"/>
    <w:rsid w:val="3E74438B"/>
    <w:rsid w:val="3E79B7F9"/>
    <w:rsid w:val="3E82D70B"/>
    <w:rsid w:val="3EFE4123"/>
    <w:rsid w:val="3F089FF6"/>
    <w:rsid w:val="3F146131"/>
    <w:rsid w:val="3F1E87AD"/>
    <w:rsid w:val="3F296A9B"/>
    <w:rsid w:val="3F40ADE6"/>
    <w:rsid w:val="3F7EDD07"/>
    <w:rsid w:val="3FA96508"/>
    <w:rsid w:val="3FCFC443"/>
    <w:rsid w:val="3FD4A48D"/>
    <w:rsid w:val="3FE6C621"/>
    <w:rsid w:val="3FF4C2CD"/>
    <w:rsid w:val="40058E76"/>
    <w:rsid w:val="400A5D30"/>
    <w:rsid w:val="40108BF2"/>
    <w:rsid w:val="40282072"/>
    <w:rsid w:val="40410A02"/>
    <w:rsid w:val="40443499"/>
    <w:rsid w:val="404F1D71"/>
    <w:rsid w:val="4075A89E"/>
    <w:rsid w:val="40863B4E"/>
    <w:rsid w:val="408E9F3B"/>
    <w:rsid w:val="40B909CE"/>
    <w:rsid w:val="40BB7883"/>
    <w:rsid w:val="40D6B2C6"/>
    <w:rsid w:val="40F34929"/>
    <w:rsid w:val="412B0FEE"/>
    <w:rsid w:val="41378CBA"/>
    <w:rsid w:val="416498FD"/>
    <w:rsid w:val="419233BF"/>
    <w:rsid w:val="4193E76C"/>
    <w:rsid w:val="419542DB"/>
    <w:rsid w:val="41CF8477"/>
    <w:rsid w:val="41F18124"/>
    <w:rsid w:val="423C608A"/>
    <w:rsid w:val="4245C66F"/>
    <w:rsid w:val="4266FF41"/>
    <w:rsid w:val="42692D1C"/>
    <w:rsid w:val="42B489B9"/>
    <w:rsid w:val="42D5E143"/>
    <w:rsid w:val="42D6BCF2"/>
    <w:rsid w:val="42FF1317"/>
    <w:rsid w:val="430AEDE6"/>
    <w:rsid w:val="4333E82E"/>
    <w:rsid w:val="434E925E"/>
    <w:rsid w:val="4384E67C"/>
    <w:rsid w:val="4395A283"/>
    <w:rsid w:val="43B4F17F"/>
    <w:rsid w:val="43B56E5D"/>
    <w:rsid w:val="43B9A62D"/>
    <w:rsid w:val="43BB0411"/>
    <w:rsid w:val="43E5AA88"/>
    <w:rsid w:val="43EA9829"/>
    <w:rsid w:val="43F2FB09"/>
    <w:rsid w:val="4401DD85"/>
    <w:rsid w:val="4404C055"/>
    <w:rsid w:val="4416C51A"/>
    <w:rsid w:val="442CE165"/>
    <w:rsid w:val="4445558D"/>
    <w:rsid w:val="444D614A"/>
    <w:rsid w:val="444F01AD"/>
    <w:rsid w:val="4464004B"/>
    <w:rsid w:val="44750C58"/>
    <w:rsid w:val="44885B03"/>
    <w:rsid w:val="449F390D"/>
    <w:rsid w:val="449F7DD2"/>
    <w:rsid w:val="44A4F4B8"/>
    <w:rsid w:val="44AC32BA"/>
    <w:rsid w:val="44CAD677"/>
    <w:rsid w:val="44CD6F3B"/>
    <w:rsid w:val="44CF648C"/>
    <w:rsid w:val="450B152A"/>
    <w:rsid w:val="451CF89F"/>
    <w:rsid w:val="4535516F"/>
    <w:rsid w:val="4535A1E0"/>
    <w:rsid w:val="4566CFC5"/>
    <w:rsid w:val="457BA4E4"/>
    <w:rsid w:val="4598C26E"/>
    <w:rsid w:val="45D34C28"/>
    <w:rsid w:val="45F75715"/>
    <w:rsid w:val="45FBFC73"/>
    <w:rsid w:val="4600B67E"/>
    <w:rsid w:val="46105E35"/>
    <w:rsid w:val="461FE6C7"/>
    <w:rsid w:val="46323261"/>
    <w:rsid w:val="46444B8E"/>
    <w:rsid w:val="465C7EE1"/>
    <w:rsid w:val="46930061"/>
    <w:rsid w:val="46AA5453"/>
    <w:rsid w:val="46DBA6D8"/>
    <w:rsid w:val="46E311CD"/>
    <w:rsid w:val="46E606D1"/>
    <w:rsid w:val="46EE95B1"/>
    <w:rsid w:val="471F73EA"/>
    <w:rsid w:val="473A5D05"/>
    <w:rsid w:val="474AB142"/>
    <w:rsid w:val="47576591"/>
    <w:rsid w:val="477CB8FE"/>
    <w:rsid w:val="479BF25B"/>
    <w:rsid w:val="47A5B5BB"/>
    <w:rsid w:val="47BB46F2"/>
    <w:rsid w:val="47C8439F"/>
    <w:rsid w:val="47E5551A"/>
    <w:rsid w:val="47EA5EB0"/>
    <w:rsid w:val="47EC7D45"/>
    <w:rsid w:val="47EE3017"/>
    <w:rsid w:val="47EEAC85"/>
    <w:rsid w:val="48181B12"/>
    <w:rsid w:val="483740B4"/>
    <w:rsid w:val="48383A6C"/>
    <w:rsid w:val="48437E54"/>
    <w:rsid w:val="488DD126"/>
    <w:rsid w:val="489BC1D8"/>
    <w:rsid w:val="48B6B948"/>
    <w:rsid w:val="48FF0152"/>
    <w:rsid w:val="4A23225F"/>
    <w:rsid w:val="4A3C6117"/>
    <w:rsid w:val="4A629630"/>
    <w:rsid w:val="4A92BBA2"/>
    <w:rsid w:val="4AA874E6"/>
    <w:rsid w:val="4AB3272D"/>
    <w:rsid w:val="4AB482D3"/>
    <w:rsid w:val="4AD4D955"/>
    <w:rsid w:val="4AFEA819"/>
    <w:rsid w:val="4B00DFFF"/>
    <w:rsid w:val="4B013EA5"/>
    <w:rsid w:val="4B0EC893"/>
    <w:rsid w:val="4B1C5C84"/>
    <w:rsid w:val="4B70BBE4"/>
    <w:rsid w:val="4B85CC01"/>
    <w:rsid w:val="4BBBDBD2"/>
    <w:rsid w:val="4BBEF8DD"/>
    <w:rsid w:val="4BC2C99E"/>
    <w:rsid w:val="4BF73DB5"/>
    <w:rsid w:val="4C91CD39"/>
    <w:rsid w:val="4CAE2665"/>
    <w:rsid w:val="4CC3CE0F"/>
    <w:rsid w:val="4CC72860"/>
    <w:rsid w:val="4CD1A582"/>
    <w:rsid w:val="4CE650F4"/>
    <w:rsid w:val="4CE922C2"/>
    <w:rsid w:val="4CF33C36"/>
    <w:rsid w:val="4CF787DC"/>
    <w:rsid w:val="4D0B009E"/>
    <w:rsid w:val="4D523016"/>
    <w:rsid w:val="4D565070"/>
    <w:rsid w:val="4D63E865"/>
    <w:rsid w:val="4D70CEE7"/>
    <w:rsid w:val="4D75587A"/>
    <w:rsid w:val="4D9C9DD0"/>
    <w:rsid w:val="4DBCAE20"/>
    <w:rsid w:val="4DBDAB87"/>
    <w:rsid w:val="4DC7AC5F"/>
    <w:rsid w:val="4DCB8FD2"/>
    <w:rsid w:val="4DDC25E5"/>
    <w:rsid w:val="4E90A112"/>
    <w:rsid w:val="4E9147AD"/>
    <w:rsid w:val="4EA16BCD"/>
    <w:rsid w:val="4ED3BC30"/>
    <w:rsid w:val="4ED9705A"/>
    <w:rsid w:val="4EDD8515"/>
    <w:rsid w:val="4EF64DB8"/>
    <w:rsid w:val="4F071EFC"/>
    <w:rsid w:val="4F0B9894"/>
    <w:rsid w:val="4F1B2B2C"/>
    <w:rsid w:val="4F2C0821"/>
    <w:rsid w:val="4F350E7C"/>
    <w:rsid w:val="4F3F6396"/>
    <w:rsid w:val="4F4EBF2F"/>
    <w:rsid w:val="4F521087"/>
    <w:rsid w:val="4F759ABA"/>
    <w:rsid w:val="4F7DA6C4"/>
    <w:rsid w:val="4FD2A3E7"/>
    <w:rsid w:val="4FE50FDA"/>
    <w:rsid w:val="4FFD6E8E"/>
    <w:rsid w:val="5009FDFC"/>
    <w:rsid w:val="5035D53A"/>
    <w:rsid w:val="509E4012"/>
    <w:rsid w:val="50CCFE4F"/>
    <w:rsid w:val="50DC1AC0"/>
    <w:rsid w:val="50EE5AD1"/>
    <w:rsid w:val="5156BEE5"/>
    <w:rsid w:val="518666A4"/>
    <w:rsid w:val="519505B6"/>
    <w:rsid w:val="51A0E955"/>
    <w:rsid w:val="51B6004E"/>
    <w:rsid w:val="51C78452"/>
    <w:rsid w:val="51CFA0F6"/>
    <w:rsid w:val="51EAC496"/>
    <w:rsid w:val="51EC4020"/>
    <w:rsid w:val="51EFA0EE"/>
    <w:rsid w:val="51FA4554"/>
    <w:rsid w:val="52050261"/>
    <w:rsid w:val="520D9926"/>
    <w:rsid w:val="522458D3"/>
    <w:rsid w:val="526CD926"/>
    <w:rsid w:val="527995A9"/>
    <w:rsid w:val="5298AC4F"/>
    <w:rsid w:val="52A6EB77"/>
    <w:rsid w:val="52DF4790"/>
    <w:rsid w:val="531BFD4D"/>
    <w:rsid w:val="53345A18"/>
    <w:rsid w:val="534208AA"/>
    <w:rsid w:val="5364FE63"/>
    <w:rsid w:val="537F1BFB"/>
    <w:rsid w:val="538777ED"/>
    <w:rsid w:val="53B7FE28"/>
    <w:rsid w:val="53D54C9E"/>
    <w:rsid w:val="53D6D5E2"/>
    <w:rsid w:val="53DE5982"/>
    <w:rsid w:val="53DECA4F"/>
    <w:rsid w:val="53F1B5D6"/>
    <w:rsid w:val="53F4751E"/>
    <w:rsid w:val="5428E225"/>
    <w:rsid w:val="543E3F5E"/>
    <w:rsid w:val="54402937"/>
    <w:rsid w:val="5449AB1F"/>
    <w:rsid w:val="544AF5FA"/>
    <w:rsid w:val="54C16AA6"/>
    <w:rsid w:val="54D5EF3D"/>
    <w:rsid w:val="550D3671"/>
    <w:rsid w:val="55107881"/>
    <w:rsid w:val="555D3B4F"/>
    <w:rsid w:val="5562B49C"/>
    <w:rsid w:val="55A3F730"/>
    <w:rsid w:val="55AF5167"/>
    <w:rsid w:val="55B807D0"/>
    <w:rsid w:val="55C1E3EF"/>
    <w:rsid w:val="55D2FE7A"/>
    <w:rsid w:val="55E65EDF"/>
    <w:rsid w:val="55EC5D2D"/>
    <w:rsid w:val="561D6DF8"/>
    <w:rsid w:val="5643D82E"/>
    <w:rsid w:val="5668486B"/>
    <w:rsid w:val="567F85FC"/>
    <w:rsid w:val="5681DE4B"/>
    <w:rsid w:val="568BBED1"/>
    <w:rsid w:val="56CF04B6"/>
    <w:rsid w:val="56D4B809"/>
    <w:rsid w:val="56E1FAB9"/>
    <w:rsid w:val="56FF3CFF"/>
    <w:rsid w:val="570E190C"/>
    <w:rsid w:val="570F533F"/>
    <w:rsid w:val="572261CC"/>
    <w:rsid w:val="57269C4C"/>
    <w:rsid w:val="572AB347"/>
    <w:rsid w:val="575120D2"/>
    <w:rsid w:val="5775D5EA"/>
    <w:rsid w:val="57858F15"/>
    <w:rsid w:val="5791BAE4"/>
    <w:rsid w:val="57A305CD"/>
    <w:rsid w:val="57F9738A"/>
    <w:rsid w:val="5800F5A1"/>
    <w:rsid w:val="580AA8A9"/>
    <w:rsid w:val="583A01A9"/>
    <w:rsid w:val="583E849C"/>
    <w:rsid w:val="586196DE"/>
    <w:rsid w:val="5892B329"/>
    <w:rsid w:val="58A1E380"/>
    <w:rsid w:val="58C54DDC"/>
    <w:rsid w:val="58C65356"/>
    <w:rsid w:val="58E4CDD5"/>
    <w:rsid w:val="590F7DC8"/>
    <w:rsid w:val="59761F48"/>
    <w:rsid w:val="5983F3CD"/>
    <w:rsid w:val="59854590"/>
    <w:rsid w:val="59AB9D5C"/>
    <w:rsid w:val="59E31CF2"/>
    <w:rsid w:val="59F52EBE"/>
    <w:rsid w:val="59FD6F7E"/>
    <w:rsid w:val="5A05755C"/>
    <w:rsid w:val="5A3B7955"/>
    <w:rsid w:val="5A4C5E2D"/>
    <w:rsid w:val="5A53734D"/>
    <w:rsid w:val="5A5974B4"/>
    <w:rsid w:val="5A658E21"/>
    <w:rsid w:val="5A764DF7"/>
    <w:rsid w:val="5A914C10"/>
    <w:rsid w:val="5A979BE7"/>
    <w:rsid w:val="5B00DF27"/>
    <w:rsid w:val="5B0CE551"/>
    <w:rsid w:val="5B0D92A9"/>
    <w:rsid w:val="5B17809C"/>
    <w:rsid w:val="5B21A19E"/>
    <w:rsid w:val="5B360E55"/>
    <w:rsid w:val="5B3E9552"/>
    <w:rsid w:val="5B47AEAF"/>
    <w:rsid w:val="5B54571B"/>
    <w:rsid w:val="5B56CF84"/>
    <w:rsid w:val="5B6F1758"/>
    <w:rsid w:val="5B79E244"/>
    <w:rsid w:val="5B88B5F0"/>
    <w:rsid w:val="5B95C202"/>
    <w:rsid w:val="5B97AB96"/>
    <w:rsid w:val="5BB307E6"/>
    <w:rsid w:val="5BC15C73"/>
    <w:rsid w:val="5BD188B9"/>
    <w:rsid w:val="5BD41D94"/>
    <w:rsid w:val="5BDC3EE1"/>
    <w:rsid w:val="5BED1853"/>
    <w:rsid w:val="5BF7C76F"/>
    <w:rsid w:val="5C34F5E9"/>
    <w:rsid w:val="5C571605"/>
    <w:rsid w:val="5C63BD13"/>
    <w:rsid w:val="5C87007A"/>
    <w:rsid w:val="5CE810E0"/>
    <w:rsid w:val="5D0BD82F"/>
    <w:rsid w:val="5D0CF01E"/>
    <w:rsid w:val="5D12E136"/>
    <w:rsid w:val="5D1C474B"/>
    <w:rsid w:val="5D382AB9"/>
    <w:rsid w:val="5D82698A"/>
    <w:rsid w:val="5D8971C6"/>
    <w:rsid w:val="5D909408"/>
    <w:rsid w:val="5DD23D02"/>
    <w:rsid w:val="5DDAA69F"/>
    <w:rsid w:val="5DDC798E"/>
    <w:rsid w:val="5DF3C2F2"/>
    <w:rsid w:val="5E4160D5"/>
    <w:rsid w:val="5E428E14"/>
    <w:rsid w:val="5E634B5C"/>
    <w:rsid w:val="5EA0B329"/>
    <w:rsid w:val="5EAB3771"/>
    <w:rsid w:val="5EB56268"/>
    <w:rsid w:val="5EC3B3B9"/>
    <w:rsid w:val="5EE7E6AB"/>
    <w:rsid w:val="5EEA41EA"/>
    <w:rsid w:val="5EF5DE3A"/>
    <w:rsid w:val="5F033B8B"/>
    <w:rsid w:val="5F078F65"/>
    <w:rsid w:val="5F0E9DFC"/>
    <w:rsid w:val="5F1DC419"/>
    <w:rsid w:val="5F235B48"/>
    <w:rsid w:val="5F317FC1"/>
    <w:rsid w:val="5F68FB4A"/>
    <w:rsid w:val="5F6A92F0"/>
    <w:rsid w:val="5F854082"/>
    <w:rsid w:val="5F88AFE2"/>
    <w:rsid w:val="5F8E90F4"/>
    <w:rsid w:val="5F98BF1F"/>
    <w:rsid w:val="5FA78C67"/>
    <w:rsid w:val="5FD6B07A"/>
    <w:rsid w:val="5FD9C80A"/>
    <w:rsid w:val="5FEC77EA"/>
    <w:rsid w:val="5FF59853"/>
    <w:rsid w:val="5FFE3F72"/>
    <w:rsid w:val="6019E489"/>
    <w:rsid w:val="604FD240"/>
    <w:rsid w:val="6057933A"/>
    <w:rsid w:val="605CF7EF"/>
    <w:rsid w:val="607EA002"/>
    <w:rsid w:val="60859B7F"/>
    <w:rsid w:val="60882032"/>
    <w:rsid w:val="60F0E365"/>
    <w:rsid w:val="61040D3A"/>
    <w:rsid w:val="61296614"/>
    <w:rsid w:val="61396D61"/>
    <w:rsid w:val="61408A4E"/>
    <w:rsid w:val="61490482"/>
    <w:rsid w:val="614BB79C"/>
    <w:rsid w:val="61830584"/>
    <w:rsid w:val="6189BBA3"/>
    <w:rsid w:val="61B64748"/>
    <w:rsid w:val="61BB639F"/>
    <w:rsid w:val="61D97464"/>
    <w:rsid w:val="61E4529C"/>
    <w:rsid w:val="61EEEF43"/>
    <w:rsid w:val="621A7758"/>
    <w:rsid w:val="622E613C"/>
    <w:rsid w:val="623C4E28"/>
    <w:rsid w:val="629B735F"/>
    <w:rsid w:val="6308250E"/>
    <w:rsid w:val="6312C029"/>
    <w:rsid w:val="634916D8"/>
    <w:rsid w:val="635A04D1"/>
    <w:rsid w:val="635B39FD"/>
    <w:rsid w:val="635CB8B9"/>
    <w:rsid w:val="6381F910"/>
    <w:rsid w:val="6385A89D"/>
    <w:rsid w:val="638965EE"/>
    <w:rsid w:val="6391C6B6"/>
    <w:rsid w:val="6394C100"/>
    <w:rsid w:val="63A75707"/>
    <w:rsid w:val="63B35B7A"/>
    <w:rsid w:val="63D89AA4"/>
    <w:rsid w:val="63EE303C"/>
    <w:rsid w:val="63FAC8F5"/>
    <w:rsid w:val="6429D0D0"/>
    <w:rsid w:val="645E470B"/>
    <w:rsid w:val="6477F704"/>
    <w:rsid w:val="649ED36F"/>
    <w:rsid w:val="64EDA62C"/>
    <w:rsid w:val="64FC2EE0"/>
    <w:rsid w:val="65020C50"/>
    <w:rsid w:val="65180215"/>
    <w:rsid w:val="651A326D"/>
    <w:rsid w:val="65283F7C"/>
    <w:rsid w:val="65435AEF"/>
    <w:rsid w:val="65479FE4"/>
    <w:rsid w:val="6547F85B"/>
    <w:rsid w:val="655DE32E"/>
    <w:rsid w:val="65853F2F"/>
    <w:rsid w:val="658C6A80"/>
    <w:rsid w:val="65CF9D0D"/>
    <w:rsid w:val="65EC7E61"/>
    <w:rsid w:val="65EF68ED"/>
    <w:rsid w:val="65F4C361"/>
    <w:rsid w:val="662EBE96"/>
    <w:rsid w:val="6644BDFD"/>
    <w:rsid w:val="664B5E9F"/>
    <w:rsid w:val="664F6965"/>
    <w:rsid w:val="6676037D"/>
    <w:rsid w:val="66B1F952"/>
    <w:rsid w:val="66BA97CF"/>
    <w:rsid w:val="66D6C06D"/>
    <w:rsid w:val="66DA7A0C"/>
    <w:rsid w:val="6781AE79"/>
    <w:rsid w:val="679660B6"/>
    <w:rsid w:val="67B1FC68"/>
    <w:rsid w:val="67C11674"/>
    <w:rsid w:val="6814BE42"/>
    <w:rsid w:val="68218040"/>
    <w:rsid w:val="6825EFD0"/>
    <w:rsid w:val="684479BF"/>
    <w:rsid w:val="685E0C7F"/>
    <w:rsid w:val="6860E6B4"/>
    <w:rsid w:val="6872BFBD"/>
    <w:rsid w:val="6874F394"/>
    <w:rsid w:val="687C8A4E"/>
    <w:rsid w:val="68A578E5"/>
    <w:rsid w:val="68DC1D68"/>
    <w:rsid w:val="691F3C15"/>
    <w:rsid w:val="693DBC97"/>
    <w:rsid w:val="6978F48B"/>
    <w:rsid w:val="6986071E"/>
    <w:rsid w:val="6999D462"/>
    <w:rsid w:val="69C07439"/>
    <w:rsid w:val="69D8FB46"/>
    <w:rsid w:val="69DEA649"/>
    <w:rsid w:val="69E36E1B"/>
    <w:rsid w:val="69E41ADB"/>
    <w:rsid w:val="6A03EBD5"/>
    <w:rsid w:val="6A201D0B"/>
    <w:rsid w:val="6A40BE9B"/>
    <w:rsid w:val="6A44BE94"/>
    <w:rsid w:val="6A770D4D"/>
    <w:rsid w:val="6A8B6CD0"/>
    <w:rsid w:val="6AEA148F"/>
    <w:rsid w:val="6AEBBEAD"/>
    <w:rsid w:val="6AF0D880"/>
    <w:rsid w:val="6B498049"/>
    <w:rsid w:val="6B645C04"/>
    <w:rsid w:val="6B8BC003"/>
    <w:rsid w:val="6B9935A2"/>
    <w:rsid w:val="6BA2E24C"/>
    <w:rsid w:val="6BD5F22D"/>
    <w:rsid w:val="6C3EB0E1"/>
    <w:rsid w:val="6C5073B0"/>
    <w:rsid w:val="6C60782D"/>
    <w:rsid w:val="6C629CCD"/>
    <w:rsid w:val="6C65D6FF"/>
    <w:rsid w:val="6C720713"/>
    <w:rsid w:val="6C7969F5"/>
    <w:rsid w:val="6C916172"/>
    <w:rsid w:val="6C966D76"/>
    <w:rsid w:val="6CE1D83C"/>
    <w:rsid w:val="6D1B31FA"/>
    <w:rsid w:val="6D452034"/>
    <w:rsid w:val="6D7A47B0"/>
    <w:rsid w:val="6D8CE535"/>
    <w:rsid w:val="6D94DF54"/>
    <w:rsid w:val="6DC7BA5D"/>
    <w:rsid w:val="6DD4244B"/>
    <w:rsid w:val="6E0F82A2"/>
    <w:rsid w:val="6E403608"/>
    <w:rsid w:val="6E4544F1"/>
    <w:rsid w:val="6E6339A2"/>
    <w:rsid w:val="6E6962D6"/>
    <w:rsid w:val="6EA44130"/>
    <w:rsid w:val="6ECE48E2"/>
    <w:rsid w:val="6ECFC29D"/>
    <w:rsid w:val="6F074164"/>
    <w:rsid w:val="6F07E5AE"/>
    <w:rsid w:val="6F1590B1"/>
    <w:rsid w:val="6F58E8F9"/>
    <w:rsid w:val="6F5A30DB"/>
    <w:rsid w:val="6F5F409A"/>
    <w:rsid w:val="6F5FEC7B"/>
    <w:rsid w:val="6F64A4FB"/>
    <w:rsid w:val="6F94CFAC"/>
    <w:rsid w:val="6FB1FF95"/>
    <w:rsid w:val="6FB36E1A"/>
    <w:rsid w:val="6FBC0A96"/>
    <w:rsid w:val="6FBF7E0E"/>
    <w:rsid w:val="6FC1183F"/>
    <w:rsid w:val="704C8CA8"/>
    <w:rsid w:val="706AF9D0"/>
    <w:rsid w:val="706BC356"/>
    <w:rsid w:val="7084E7E5"/>
    <w:rsid w:val="70AD71F5"/>
    <w:rsid w:val="70D14931"/>
    <w:rsid w:val="715857E7"/>
    <w:rsid w:val="715E28AE"/>
    <w:rsid w:val="716C2EC2"/>
    <w:rsid w:val="7174134C"/>
    <w:rsid w:val="717454F3"/>
    <w:rsid w:val="7178AE81"/>
    <w:rsid w:val="717ECD82"/>
    <w:rsid w:val="7188972C"/>
    <w:rsid w:val="718ADC51"/>
    <w:rsid w:val="7234D095"/>
    <w:rsid w:val="72447B55"/>
    <w:rsid w:val="725A91D4"/>
    <w:rsid w:val="7261EB80"/>
    <w:rsid w:val="727BA92E"/>
    <w:rsid w:val="72856C00"/>
    <w:rsid w:val="7285BC66"/>
    <w:rsid w:val="72EA9054"/>
    <w:rsid w:val="72EA9229"/>
    <w:rsid w:val="72F2414E"/>
    <w:rsid w:val="733296D6"/>
    <w:rsid w:val="734A9AE3"/>
    <w:rsid w:val="734D9B44"/>
    <w:rsid w:val="73778FE3"/>
    <w:rsid w:val="737FF6F3"/>
    <w:rsid w:val="73B084B5"/>
    <w:rsid w:val="73E90087"/>
    <w:rsid w:val="73EE0C0A"/>
    <w:rsid w:val="73F0EFF7"/>
    <w:rsid w:val="73FA5F70"/>
    <w:rsid w:val="741519CF"/>
    <w:rsid w:val="743EC4B6"/>
    <w:rsid w:val="749C8FC1"/>
    <w:rsid w:val="749D4D33"/>
    <w:rsid w:val="74A1FED0"/>
    <w:rsid w:val="7503DE51"/>
    <w:rsid w:val="75084334"/>
    <w:rsid w:val="751B6676"/>
    <w:rsid w:val="7535D608"/>
    <w:rsid w:val="753F734D"/>
    <w:rsid w:val="758485A6"/>
    <w:rsid w:val="75950572"/>
    <w:rsid w:val="75B10025"/>
    <w:rsid w:val="75C47FDA"/>
    <w:rsid w:val="75F50EEC"/>
    <w:rsid w:val="75FA7411"/>
    <w:rsid w:val="7650300D"/>
    <w:rsid w:val="76529C56"/>
    <w:rsid w:val="7669B46C"/>
    <w:rsid w:val="76A1139E"/>
    <w:rsid w:val="76A56397"/>
    <w:rsid w:val="76A8EE53"/>
    <w:rsid w:val="76D390E1"/>
    <w:rsid w:val="76E5AF7F"/>
    <w:rsid w:val="76E7586E"/>
    <w:rsid w:val="76E76B57"/>
    <w:rsid w:val="76E90327"/>
    <w:rsid w:val="77102EF6"/>
    <w:rsid w:val="772FA5D0"/>
    <w:rsid w:val="775FDA3C"/>
    <w:rsid w:val="7765989F"/>
    <w:rsid w:val="777859C1"/>
    <w:rsid w:val="7797CA94"/>
    <w:rsid w:val="77B0BFAA"/>
    <w:rsid w:val="77B48FA6"/>
    <w:rsid w:val="77DC0A0C"/>
    <w:rsid w:val="77EC780C"/>
    <w:rsid w:val="77F2B557"/>
    <w:rsid w:val="77F8E059"/>
    <w:rsid w:val="7833F0F1"/>
    <w:rsid w:val="7837159A"/>
    <w:rsid w:val="784471B5"/>
    <w:rsid w:val="7844F900"/>
    <w:rsid w:val="78639BC5"/>
    <w:rsid w:val="7866EB25"/>
    <w:rsid w:val="788D3FF4"/>
    <w:rsid w:val="789D9E29"/>
    <w:rsid w:val="78B571C6"/>
    <w:rsid w:val="78C6954E"/>
    <w:rsid w:val="7927512C"/>
    <w:rsid w:val="79336CE1"/>
    <w:rsid w:val="794FE0A8"/>
    <w:rsid w:val="7969B3D1"/>
    <w:rsid w:val="79721366"/>
    <w:rsid w:val="79739E12"/>
    <w:rsid w:val="7A1543FC"/>
    <w:rsid w:val="7A36E105"/>
    <w:rsid w:val="7A556291"/>
    <w:rsid w:val="7A58628B"/>
    <w:rsid w:val="7A7DA16B"/>
    <w:rsid w:val="7ABA6BD3"/>
    <w:rsid w:val="7AD69225"/>
    <w:rsid w:val="7B17F077"/>
    <w:rsid w:val="7B40A4F8"/>
    <w:rsid w:val="7B60C281"/>
    <w:rsid w:val="7B84CFA2"/>
    <w:rsid w:val="7BF81A22"/>
    <w:rsid w:val="7C0D20B1"/>
    <w:rsid w:val="7C1E9D03"/>
    <w:rsid w:val="7C251D83"/>
    <w:rsid w:val="7C5621DE"/>
    <w:rsid w:val="7C794C2D"/>
    <w:rsid w:val="7C821F08"/>
    <w:rsid w:val="7C84272F"/>
    <w:rsid w:val="7C851D97"/>
    <w:rsid w:val="7CBE28DD"/>
    <w:rsid w:val="7CD63DC9"/>
    <w:rsid w:val="7CEFD25F"/>
    <w:rsid w:val="7CF51B74"/>
    <w:rsid w:val="7D1E7F1D"/>
    <w:rsid w:val="7D2928DC"/>
    <w:rsid w:val="7D39FDF7"/>
    <w:rsid w:val="7D3BB49F"/>
    <w:rsid w:val="7D555F46"/>
    <w:rsid w:val="7D7A12CC"/>
    <w:rsid w:val="7DA07BD5"/>
    <w:rsid w:val="7DB06D72"/>
    <w:rsid w:val="7DE941A0"/>
    <w:rsid w:val="7DECDD5B"/>
    <w:rsid w:val="7DF55934"/>
    <w:rsid w:val="7DF5ADE0"/>
    <w:rsid w:val="7E11216A"/>
    <w:rsid w:val="7E2C4CEA"/>
    <w:rsid w:val="7E2CCA4D"/>
    <w:rsid w:val="7E4D5076"/>
    <w:rsid w:val="7E747731"/>
    <w:rsid w:val="7E7C2882"/>
    <w:rsid w:val="7E9DE5B3"/>
    <w:rsid w:val="7ECEE11D"/>
    <w:rsid w:val="7ED40DD4"/>
    <w:rsid w:val="7ED844E3"/>
    <w:rsid w:val="7EE44CC4"/>
    <w:rsid w:val="7EEDD941"/>
    <w:rsid w:val="7F09949A"/>
    <w:rsid w:val="7F16C310"/>
    <w:rsid w:val="7F1B7F2A"/>
    <w:rsid w:val="7F1FCA1D"/>
    <w:rsid w:val="7F24ED52"/>
    <w:rsid w:val="7F250FB6"/>
    <w:rsid w:val="7F31C863"/>
    <w:rsid w:val="7F759DAE"/>
    <w:rsid w:val="7F96F7BB"/>
    <w:rsid w:val="7FABC0FE"/>
    <w:rsid w:val="7FB41D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3D4AE"/>
  <w14:defaultImageDpi w14:val="300"/>
  <w15:docId w15:val="{68235FBA-4C9D-487C-BFEC-0ABC5F0F6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73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tcBorders>
        <w:left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tcBorders>
        <w:left w:val="single" w:sz="8" w:space="0" w:color="7BA0CD" w:themeColor="accent1" w:themeTint="BF"/>
        <w:right w:val="single" w:sz="8" w:space="0" w:color="7BA0CD" w:themeColor="accent1" w:themeTint="BF"/>
      </w:tcBorders>
      <w:shd w:val="clear" w:color="auto" w:fill="D3DFEE"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Pr w:type="firstRow">
      <w:rPr>
        <w:b/>
        <w:bCs/>
      </w:rPr>
    </w:tblStylePr>
  </w:style>
  <w:style w:type="table" w:styleId="DarkList-Accent1">
    <w:name w:val="Dark List Accent 1"/>
    <w:basedOn w:val="TableNormal"/>
    <w:uiPriority w:val="70"/>
    <w:rsid w:val="00CB0664"/>
    <w:pPr>
      <w:spacing w:after="0" w:line="240" w:lineRule="auto"/>
    </w:pPr>
    <w:rPr>
      <w:color w:val="FFFFFF" w:themeColor="background1"/>
    </w:rPr>
    <w:tblPr/>
    <w:tblStylePr w:type="firstRow">
      <w:rPr>
        <w:b/>
        <w:bCs/>
      </w:rPr>
    </w:tblStylePr>
  </w:style>
  <w:style w:type="table" w:styleId="DarkList-Accent2">
    <w:name w:val="Dark List Accent 2"/>
    <w:basedOn w:val="TableNormal"/>
    <w:uiPriority w:val="70"/>
    <w:rsid w:val="00CB0664"/>
    <w:pPr>
      <w:spacing w:after="0" w:line="240" w:lineRule="auto"/>
    </w:pPr>
    <w:rPr>
      <w:color w:val="FFFFFF" w:themeColor="background1"/>
    </w:rPr>
    <w:tblPr/>
    <w:tblStylePr w:type="firstRow">
      <w:rPr>
        <w:b/>
        <w:bCs/>
      </w:rPr>
    </w:tblStylePr>
  </w:style>
  <w:style w:type="table" w:styleId="DarkList-Accent3">
    <w:name w:val="Dark List Accent 3"/>
    <w:basedOn w:val="TableNormal"/>
    <w:uiPriority w:val="70"/>
    <w:rsid w:val="00CB0664"/>
    <w:pPr>
      <w:spacing w:after="0" w:line="240" w:lineRule="auto"/>
    </w:pPr>
    <w:rPr>
      <w:color w:val="FFFFFF" w:themeColor="background1"/>
    </w:rPr>
    <w:tblPr/>
    <w:tblStylePr w:type="firstRow">
      <w:rPr>
        <w:b/>
        <w:bCs/>
      </w:rPr>
    </w:tblStylePr>
  </w:style>
  <w:style w:type="table" w:styleId="DarkList-Accent4">
    <w:name w:val="Dark List Accent 4"/>
    <w:basedOn w:val="TableNormal"/>
    <w:uiPriority w:val="70"/>
    <w:rsid w:val="00CB0664"/>
    <w:pPr>
      <w:spacing w:after="0" w:line="240" w:lineRule="auto"/>
    </w:pPr>
    <w:rPr>
      <w:color w:val="FFFFFF" w:themeColor="background1"/>
    </w:rPr>
    <w:tblPr/>
    <w:tblStylePr w:type="firstRow">
      <w:rPr>
        <w:b/>
        <w:bCs/>
      </w:rPr>
    </w:tblStylePr>
  </w:style>
  <w:style w:type="table" w:styleId="DarkList-Accent5">
    <w:name w:val="Dark List Accent 5"/>
    <w:basedOn w:val="TableNormal"/>
    <w:uiPriority w:val="70"/>
    <w:rsid w:val="00CB0664"/>
    <w:pPr>
      <w:spacing w:after="0" w:line="240" w:lineRule="auto"/>
    </w:pPr>
    <w:rPr>
      <w:color w:val="FFFFFF" w:themeColor="background1"/>
    </w:rPr>
    <w:tblPr/>
    <w:tblStylePr w:type="firstRow">
      <w:rPr>
        <w:b/>
        <w:bCs/>
      </w:rPr>
    </w:tblStylePr>
  </w:style>
  <w:style w:type="table" w:styleId="DarkList-Accent6">
    <w:name w:val="Dark List Accent 6"/>
    <w:basedOn w:val="TableNormal"/>
    <w:uiPriority w:val="70"/>
    <w:rsid w:val="00CB0664"/>
    <w:pPr>
      <w:spacing w:after="0" w:line="240" w:lineRule="auto"/>
    </w:pPr>
    <w:rPr>
      <w:color w:val="FFFFFF" w:themeColor="background1"/>
    </w:rPr>
    <w:tblPr/>
    <w:tblStylePr w:type="firstRow">
      <w:rPr>
        <w:b/>
        <w:bCs/>
      </w:r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styleId="Hyperlink">
    <w:name w:val="Hyperlink"/>
    <w:basedOn w:val="DefaultParagraphFont"/>
    <w:uiPriority w:val="99"/>
    <w:unhideWhenUsed/>
    <w:rsid w:val="00E361C4"/>
    <w:rPr>
      <w:color w:val="0000FF" w:themeColor="hyperlink"/>
      <w:u w:val="single"/>
    </w:rPr>
  </w:style>
  <w:style w:type="paragraph" w:styleId="TOC2">
    <w:name w:val="toc 2"/>
    <w:basedOn w:val="Normal"/>
    <w:next w:val="Normal"/>
    <w:autoRedefine/>
    <w:uiPriority w:val="39"/>
    <w:unhideWhenUsed/>
    <w:rsid w:val="00283871"/>
    <w:pPr>
      <w:spacing w:after="100"/>
      <w:ind w:left="220"/>
    </w:pPr>
  </w:style>
  <w:style w:type="paragraph" w:styleId="TOC1">
    <w:name w:val="toc 1"/>
    <w:basedOn w:val="Normal"/>
    <w:next w:val="Normal"/>
    <w:autoRedefine/>
    <w:uiPriority w:val="39"/>
    <w:unhideWhenUsed/>
    <w:rsid w:val="00A5213B"/>
    <w:pPr>
      <w:spacing w:after="100"/>
    </w:pPr>
  </w:style>
  <w:style w:type="paragraph" w:styleId="TOC3">
    <w:name w:val="toc 3"/>
    <w:basedOn w:val="Normal"/>
    <w:next w:val="Normal"/>
    <w:autoRedefine/>
    <w:uiPriority w:val="39"/>
    <w:unhideWhenUsed/>
    <w:rsid w:val="00C208A2"/>
    <w:pPr>
      <w:spacing w:after="100"/>
      <w:ind w:left="440"/>
    </w:pPr>
  </w:style>
  <w:style w:type="paragraph" w:styleId="CommentText">
    <w:name w:val="annotation text"/>
    <w:basedOn w:val="Normal"/>
    <w:link w:val="CommentTextChar"/>
    <w:uiPriority w:val="99"/>
    <w:unhideWhenUsed/>
    <w:rsid w:val="006F43FC"/>
    <w:pPr>
      <w:spacing w:line="240" w:lineRule="auto"/>
    </w:pPr>
    <w:rPr>
      <w:sz w:val="20"/>
      <w:szCs w:val="20"/>
    </w:rPr>
  </w:style>
  <w:style w:type="character" w:customStyle="1" w:styleId="CommentTextChar">
    <w:name w:val="Comment Text Char"/>
    <w:basedOn w:val="DefaultParagraphFont"/>
    <w:link w:val="CommentText"/>
    <w:uiPriority w:val="99"/>
    <w:rsid w:val="006F43FC"/>
    <w:rPr>
      <w:sz w:val="20"/>
      <w:szCs w:val="20"/>
    </w:rPr>
  </w:style>
  <w:style w:type="character" w:styleId="CommentReference">
    <w:name w:val="annotation reference"/>
    <w:basedOn w:val="DefaultParagraphFont"/>
    <w:uiPriority w:val="99"/>
    <w:semiHidden/>
    <w:unhideWhenUsed/>
    <w:rsid w:val="006F43FC"/>
    <w:rPr>
      <w:sz w:val="16"/>
      <w:szCs w:val="16"/>
    </w:rPr>
  </w:style>
  <w:style w:type="paragraph" w:styleId="CommentSubject">
    <w:name w:val="annotation subject"/>
    <w:basedOn w:val="CommentText"/>
    <w:next w:val="CommentText"/>
    <w:link w:val="CommentSubjectChar"/>
    <w:uiPriority w:val="99"/>
    <w:semiHidden/>
    <w:unhideWhenUsed/>
    <w:rsid w:val="00255CE1"/>
    <w:rPr>
      <w:b/>
      <w:bCs/>
    </w:rPr>
  </w:style>
  <w:style w:type="character" w:customStyle="1" w:styleId="CommentSubjectChar">
    <w:name w:val="Comment Subject Char"/>
    <w:basedOn w:val="CommentTextChar"/>
    <w:link w:val="CommentSubject"/>
    <w:uiPriority w:val="99"/>
    <w:semiHidden/>
    <w:rsid w:val="00255CE1"/>
    <w:rPr>
      <w:b/>
      <w:bCs/>
      <w:sz w:val="20"/>
      <w:szCs w:val="20"/>
    </w:rPr>
  </w:style>
  <w:style w:type="paragraph" w:styleId="NormalWeb">
    <w:name w:val="Normal (Web)"/>
    <w:basedOn w:val="Normal"/>
    <w:uiPriority w:val="99"/>
    <w:semiHidden/>
    <w:unhideWhenUsed/>
    <w:rsid w:val="00721606"/>
    <w:rPr>
      <w:rFonts w:ascii="Times New Roman" w:hAnsi="Times New Roman" w:cs="Times New Roman"/>
      <w:sz w:val="24"/>
      <w:szCs w:val="24"/>
    </w:rPr>
  </w:style>
  <w:style w:type="table" w:styleId="PlainTable1">
    <w:name w:val="Plain Table 1"/>
    <w:basedOn w:val="TableNormal"/>
    <w:uiPriority w:val="99"/>
    <w:rsid w:val="00A23B8E"/>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neelpatel4@cmail.carleton.ca"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hyperlink" Target="mailto:neerajsuchindrum@cmail.carleton.ca"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jp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github.com/RyanPage-cu/SYSC4805_Project_Rep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yanPage@cmail.carleton.ca"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olahanmiadeyehun@cmail.carleton.ca"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340A15B947A794FA7281B8589B12EB0" ma:contentTypeVersion="15" ma:contentTypeDescription="Create a new document." ma:contentTypeScope="" ma:versionID="0717f5d9b3f31309bf8cb70d68783093">
  <xsd:schema xmlns:xsd="http://www.w3.org/2001/XMLSchema" xmlns:xs="http://www.w3.org/2001/XMLSchema" xmlns:p="http://schemas.microsoft.com/office/2006/metadata/properties" xmlns:ns3="146ff5bf-e218-44f9-b6b4-57e0c293878c" xmlns:ns4="18807acd-b1f2-42fa-bef0-b06a6103b55b" targetNamespace="http://schemas.microsoft.com/office/2006/metadata/properties" ma:root="true" ma:fieldsID="afc4b2331ec801c506ef1bfb441d03f2" ns3:_="" ns4:_="">
    <xsd:import namespace="146ff5bf-e218-44f9-b6b4-57e0c293878c"/>
    <xsd:import namespace="18807acd-b1f2-42fa-bef0-b06a6103b55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ff5bf-e218-44f9-b6b4-57e0c2938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807acd-b1f2-42fa-bef0-b06a6103b5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46ff5bf-e218-44f9-b6b4-57e0c293878c" xsi:nil="true"/>
  </documentManagement>
</p:properties>
</file>

<file path=customXml/itemProps1.xml><?xml version="1.0" encoding="utf-8"?>
<ds:datastoreItem xmlns:ds="http://schemas.openxmlformats.org/officeDocument/2006/customXml" ds:itemID="{C2DC397E-D8FA-42C6-BEED-F066B10EDCD3}">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E756F091-E291-428B-8FED-F278E34DC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ff5bf-e218-44f9-b6b4-57e0c293878c"/>
    <ds:schemaRef ds:uri="18807acd-b1f2-42fa-bef0-b06a6103b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350A8-A6D8-4143-A2E8-034B6744551D}">
  <ds:schemaRefs>
    <ds:schemaRef ds:uri="http://schemas.microsoft.com/office/2006/metadata/properties"/>
    <ds:schemaRef ds:uri="http://schemas.microsoft.com/office/infopath/2007/PartnerControls"/>
    <ds:schemaRef ds:uri="146ff5bf-e218-44f9-b6b4-57e0c293878c"/>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4910</Words>
  <Characters>26176</Characters>
  <Application>Microsoft Office Word</Application>
  <DocSecurity>4</DocSecurity>
  <Lines>638</Lines>
  <Paragraphs>398</Paragraphs>
  <ScaleCrop>false</ScaleCrop>
  <Manager/>
  <Company/>
  <LinksUpToDate>false</LinksUpToDate>
  <CharactersWithSpaces>30688</CharactersWithSpaces>
  <SharedDoc>false</SharedDoc>
  <HyperlinkBase/>
  <HLinks>
    <vt:vector size="174" baseType="variant">
      <vt:variant>
        <vt:i4>5570572</vt:i4>
      </vt:variant>
      <vt:variant>
        <vt:i4>159</vt:i4>
      </vt:variant>
      <vt:variant>
        <vt:i4>0</vt:i4>
      </vt:variant>
      <vt:variant>
        <vt:i4>5</vt:i4>
      </vt:variant>
      <vt:variant>
        <vt:lpwstr>https://github.com/RyanPage-cu/SYSC4805_Project_Repo</vt:lpwstr>
      </vt:variant>
      <vt:variant>
        <vt:lpwstr/>
      </vt:variant>
      <vt:variant>
        <vt:i4>1769523</vt:i4>
      </vt:variant>
      <vt:variant>
        <vt:i4>152</vt:i4>
      </vt:variant>
      <vt:variant>
        <vt:i4>0</vt:i4>
      </vt:variant>
      <vt:variant>
        <vt:i4>5</vt:i4>
      </vt:variant>
      <vt:variant>
        <vt:lpwstr/>
      </vt:variant>
      <vt:variant>
        <vt:lpwstr>_Toc214049140</vt:lpwstr>
      </vt:variant>
      <vt:variant>
        <vt:i4>1835059</vt:i4>
      </vt:variant>
      <vt:variant>
        <vt:i4>146</vt:i4>
      </vt:variant>
      <vt:variant>
        <vt:i4>0</vt:i4>
      </vt:variant>
      <vt:variant>
        <vt:i4>5</vt:i4>
      </vt:variant>
      <vt:variant>
        <vt:lpwstr/>
      </vt:variant>
      <vt:variant>
        <vt:lpwstr>_Toc214049139</vt:lpwstr>
      </vt:variant>
      <vt:variant>
        <vt:i4>1835059</vt:i4>
      </vt:variant>
      <vt:variant>
        <vt:i4>140</vt:i4>
      </vt:variant>
      <vt:variant>
        <vt:i4>0</vt:i4>
      </vt:variant>
      <vt:variant>
        <vt:i4>5</vt:i4>
      </vt:variant>
      <vt:variant>
        <vt:lpwstr/>
      </vt:variant>
      <vt:variant>
        <vt:lpwstr>_Toc214049138</vt:lpwstr>
      </vt:variant>
      <vt:variant>
        <vt:i4>1835059</vt:i4>
      </vt:variant>
      <vt:variant>
        <vt:i4>134</vt:i4>
      </vt:variant>
      <vt:variant>
        <vt:i4>0</vt:i4>
      </vt:variant>
      <vt:variant>
        <vt:i4>5</vt:i4>
      </vt:variant>
      <vt:variant>
        <vt:lpwstr/>
      </vt:variant>
      <vt:variant>
        <vt:lpwstr>_Toc214049137</vt:lpwstr>
      </vt:variant>
      <vt:variant>
        <vt:i4>1835059</vt:i4>
      </vt:variant>
      <vt:variant>
        <vt:i4>128</vt:i4>
      </vt:variant>
      <vt:variant>
        <vt:i4>0</vt:i4>
      </vt:variant>
      <vt:variant>
        <vt:i4>5</vt:i4>
      </vt:variant>
      <vt:variant>
        <vt:lpwstr/>
      </vt:variant>
      <vt:variant>
        <vt:lpwstr>_Toc214049136</vt:lpwstr>
      </vt:variant>
      <vt:variant>
        <vt:i4>1835059</vt:i4>
      </vt:variant>
      <vt:variant>
        <vt:i4>122</vt:i4>
      </vt:variant>
      <vt:variant>
        <vt:i4>0</vt:i4>
      </vt:variant>
      <vt:variant>
        <vt:i4>5</vt:i4>
      </vt:variant>
      <vt:variant>
        <vt:lpwstr/>
      </vt:variant>
      <vt:variant>
        <vt:lpwstr>_Toc214049135</vt:lpwstr>
      </vt:variant>
      <vt:variant>
        <vt:i4>1835059</vt:i4>
      </vt:variant>
      <vt:variant>
        <vt:i4>116</vt:i4>
      </vt:variant>
      <vt:variant>
        <vt:i4>0</vt:i4>
      </vt:variant>
      <vt:variant>
        <vt:i4>5</vt:i4>
      </vt:variant>
      <vt:variant>
        <vt:lpwstr/>
      </vt:variant>
      <vt:variant>
        <vt:lpwstr>_Toc214049134</vt:lpwstr>
      </vt:variant>
      <vt:variant>
        <vt:i4>1835059</vt:i4>
      </vt:variant>
      <vt:variant>
        <vt:i4>110</vt:i4>
      </vt:variant>
      <vt:variant>
        <vt:i4>0</vt:i4>
      </vt:variant>
      <vt:variant>
        <vt:i4>5</vt:i4>
      </vt:variant>
      <vt:variant>
        <vt:lpwstr/>
      </vt:variant>
      <vt:variant>
        <vt:lpwstr>_Toc214049133</vt:lpwstr>
      </vt:variant>
      <vt:variant>
        <vt:i4>1835059</vt:i4>
      </vt:variant>
      <vt:variant>
        <vt:i4>104</vt:i4>
      </vt:variant>
      <vt:variant>
        <vt:i4>0</vt:i4>
      </vt:variant>
      <vt:variant>
        <vt:i4>5</vt:i4>
      </vt:variant>
      <vt:variant>
        <vt:lpwstr/>
      </vt:variant>
      <vt:variant>
        <vt:lpwstr>_Toc214049132</vt:lpwstr>
      </vt:variant>
      <vt:variant>
        <vt:i4>1835059</vt:i4>
      </vt:variant>
      <vt:variant>
        <vt:i4>98</vt:i4>
      </vt:variant>
      <vt:variant>
        <vt:i4>0</vt:i4>
      </vt:variant>
      <vt:variant>
        <vt:i4>5</vt:i4>
      </vt:variant>
      <vt:variant>
        <vt:lpwstr/>
      </vt:variant>
      <vt:variant>
        <vt:lpwstr>_Toc214049131</vt:lpwstr>
      </vt:variant>
      <vt:variant>
        <vt:i4>1835059</vt:i4>
      </vt:variant>
      <vt:variant>
        <vt:i4>92</vt:i4>
      </vt:variant>
      <vt:variant>
        <vt:i4>0</vt:i4>
      </vt:variant>
      <vt:variant>
        <vt:i4>5</vt:i4>
      </vt:variant>
      <vt:variant>
        <vt:lpwstr/>
      </vt:variant>
      <vt:variant>
        <vt:lpwstr>_Toc214049130</vt:lpwstr>
      </vt:variant>
      <vt:variant>
        <vt:i4>1900595</vt:i4>
      </vt:variant>
      <vt:variant>
        <vt:i4>86</vt:i4>
      </vt:variant>
      <vt:variant>
        <vt:i4>0</vt:i4>
      </vt:variant>
      <vt:variant>
        <vt:i4>5</vt:i4>
      </vt:variant>
      <vt:variant>
        <vt:lpwstr/>
      </vt:variant>
      <vt:variant>
        <vt:lpwstr>_Toc214049129</vt:lpwstr>
      </vt:variant>
      <vt:variant>
        <vt:i4>1900595</vt:i4>
      </vt:variant>
      <vt:variant>
        <vt:i4>80</vt:i4>
      </vt:variant>
      <vt:variant>
        <vt:i4>0</vt:i4>
      </vt:variant>
      <vt:variant>
        <vt:i4>5</vt:i4>
      </vt:variant>
      <vt:variant>
        <vt:lpwstr/>
      </vt:variant>
      <vt:variant>
        <vt:lpwstr>_Toc214049128</vt:lpwstr>
      </vt:variant>
      <vt:variant>
        <vt:i4>1900595</vt:i4>
      </vt:variant>
      <vt:variant>
        <vt:i4>74</vt:i4>
      </vt:variant>
      <vt:variant>
        <vt:i4>0</vt:i4>
      </vt:variant>
      <vt:variant>
        <vt:i4>5</vt:i4>
      </vt:variant>
      <vt:variant>
        <vt:lpwstr/>
      </vt:variant>
      <vt:variant>
        <vt:lpwstr>_Toc214049127</vt:lpwstr>
      </vt:variant>
      <vt:variant>
        <vt:i4>1900595</vt:i4>
      </vt:variant>
      <vt:variant>
        <vt:i4>68</vt:i4>
      </vt:variant>
      <vt:variant>
        <vt:i4>0</vt:i4>
      </vt:variant>
      <vt:variant>
        <vt:i4>5</vt:i4>
      </vt:variant>
      <vt:variant>
        <vt:lpwstr/>
      </vt:variant>
      <vt:variant>
        <vt:lpwstr>_Toc214049126</vt:lpwstr>
      </vt:variant>
      <vt:variant>
        <vt:i4>1900595</vt:i4>
      </vt:variant>
      <vt:variant>
        <vt:i4>62</vt:i4>
      </vt:variant>
      <vt:variant>
        <vt:i4>0</vt:i4>
      </vt:variant>
      <vt:variant>
        <vt:i4>5</vt:i4>
      </vt:variant>
      <vt:variant>
        <vt:lpwstr/>
      </vt:variant>
      <vt:variant>
        <vt:lpwstr>_Toc214049125</vt:lpwstr>
      </vt:variant>
      <vt:variant>
        <vt:i4>1900595</vt:i4>
      </vt:variant>
      <vt:variant>
        <vt:i4>56</vt:i4>
      </vt:variant>
      <vt:variant>
        <vt:i4>0</vt:i4>
      </vt:variant>
      <vt:variant>
        <vt:i4>5</vt:i4>
      </vt:variant>
      <vt:variant>
        <vt:lpwstr/>
      </vt:variant>
      <vt:variant>
        <vt:lpwstr>_Toc214049124</vt:lpwstr>
      </vt:variant>
      <vt:variant>
        <vt:i4>1900595</vt:i4>
      </vt:variant>
      <vt:variant>
        <vt:i4>50</vt:i4>
      </vt:variant>
      <vt:variant>
        <vt:i4>0</vt:i4>
      </vt:variant>
      <vt:variant>
        <vt:i4>5</vt:i4>
      </vt:variant>
      <vt:variant>
        <vt:lpwstr/>
      </vt:variant>
      <vt:variant>
        <vt:lpwstr>_Toc214049123</vt:lpwstr>
      </vt:variant>
      <vt:variant>
        <vt:i4>1900595</vt:i4>
      </vt:variant>
      <vt:variant>
        <vt:i4>44</vt:i4>
      </vt:variant>
      <vt:variant>
        <vt:i4>0</vt:i4>
      </vt:variant>
      <vt:variant>
        <vt:i4>5</vt:i4>
      </vt:variant>
      <vt:variant>
        <vt:lpwstr/>
      </vt:variant>
      <vt:variant>
        <vt:lpwstr>_Toc214049122</vt:lpwstr>
      </vt:variant>
      <vt:variant>
        <vt:i4>1900595</vt:i4>
      </vt:variant>
      <vt:variant>
        <vt:i4>38</vt:i4>
      </vt:variant>
      <vt:variant>
        <vt:i4>0</vt:i4>
      </vt:variant>
      <vt:variant>
        <vt:i4>5</vt:i4>
      </vt:variant>
      <vt:variant>
        <vt:lpwstr/>
      </vt:variant>
      <vt:variant>
        <vt:lpwstr>_Toc214049121</vt:lpwstr>
      </vt:variant>
      <vt:variant>
        <vt:i4>1900595</vt:i4>
      </vt:variant>
      <vt:variant>
        <vt:i4>32</vt:i4>
      </vt:variant>
      <vt:variant>
        <vt:i4>0</vt:i4>
      </vt:variant>
      <vt:variant>
        <vt:i4>5</vt:i4>
      </vt:variant>
      <vt:variant>
        <vt:lpwstr/>
      </vt:variant>
      <vt:variant>
        <vt:lpwstr>_Toc214049120</vt:lpwstr>
      </vt:variant>
      <vt:variant>
        <vt:i4>1966131</vt:i4>
      </vt:variant>
      <vt:variant>
        <vt:i4>26</vt:i4>
      </vt:variant>
      <vt:variant>
        <vt:i4>0</vt:i4>
      </vt:variant>
      <vt:variant>
        <vt:i4>5</vt:i4>
      </vt:variant>
      <vt:variant>
        <vt:lpwstr/>
      </vt:variant>
      <vt:variant>
        <vt:lpwstr>_Toc214049119</vt:lpwstr>
      </vt:variant>
      <vt:variant>
        <vt:i4>1966131</vt:i4>
      </vt:variant>
      <vt:variant>
        <vt:i4>20</vt:i4>
      </vt:variant>
      <vt:variant>
        <vt:i4>0</vt:i4>
      </vt:variant>
      <vt:variant>
        <vt:i4>5</vt:i4>
      </vt:variant>
      <vt:variant>
        <vt:lpwstr/>
      </vt:variant>
      <vt:variant>
        <vt:lpwstr>_Toc214049118</vt:lpwstr>
      </vt:variant>
      <vt:variant>
        <vt:i4>1966131</vt:i4>
      </vt:variant>
      <vt:variant>
        <vt:i4>14</vt:i4>
      </vt:variant>
      <vt:variant>
        <vt:i4>0</vt:i4>
      </vt:variant>
      <vt:variant>
        <vt:i4>5</vt:i4>
      </vt:variant>
      <vt:variant>
        <vt:lpwstr/>
      </vt:variant>
      <vt:variant>
        <vt:lpwstr>_Toc214049117</vt:lpwstr>
      </vt:variant>
      <vt:variant>
        <vt:i4>2490434</vt:i4>
      </vt:variant>
      <vt:variant>
        <vt:i4>9</vt:i4>
      </vt:variant>
      <vt:variant>
        <vt:i4>0</vt:i4>
      </vt:variant>
      <vt:variant>
        <vt:i4>5</vt:i4>
      </vt:variant>
      <vt:variant>
        <vt:lpwstr>mailto:folahanmiadeyehun@cmail.carleton.ca</vt:lpwstr>
      </vt:variant>
      <vt:variant>
        <vt:lpwstr/>
      </vt:variant>
      <vt:variant>
        <vt:i4>2031656</vt:i4>
      </vt:variant>
      <vt:variant>
        <vt:i4>6</vt:i4>
      </vt:variant>
      <vt:variant>
        <vt:i4>0</vt:i4>
      </vt:variant>
      <vt:variant>
        <vt:i4>5</vt:i4>
      </vt:variant>
      <vt:variant>
        <vt:lpwstr>mailto:neelpatel4@cmail.carleton.ca</vt:lpwstr>
      </vt:variant>
      <vt:variant>
        <vt:lpwstr/>
      </vt:variant>
      <vt:variant>
        <vt:i4>8257536</vt:i4>
      </vt:variant>
      <vt:variant>
        <vt:i4>3</vt:i4>
      </vt:variant>
      <vt:variant>
        <vt:i4>0</vt:i4>
      </vt:variant>
      <vt:variant>
        <vt:i4>5</vt:i4>
      </vt:variant>
      <vt:variant>
        <vt:lpwstr>mailto:neerajsuchindrum@cmail.carleton.ca</vt:lpwstr>
      </vt:variant>
      <vt:variant>
        <vt:lpwstr/>
      </vt:variant>
      <vt:variant>
        <vt:i4>7864322</vt:i4>
      </vt:variant>
      <vt:variant>
        <vt:i4>0</vt:i4>
      </vt:variant>
      <vt:variant>
        <vt:i4>0</vt:i4>
      </vt:variant>
      <vt:variant>
        <vt:i4>5</vt:i4>
      </vt:variant>
      <vt:variant>
        <vt:lpwstr>mailto:RyanPage@cmail.carleton.ca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 Patel</cp:lastModifiedBy>
  <cp:revision>869</cp:revision>
  <cp:lastPrinted>2025-11-15T02:47:00Z</cp:lastPrinted>
  <dcterms:created xsi:type="dcterms:W3CDTF">2025-11-03T18:37:00Z</dcterms:created>
  <dcterms:modified xsi:type="dcterms:W3CDTF">2025-11-15T02:47:00Z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0x010100F340A15B947A794FA7281B8589B12EB0</vt:lpwstr>
  </property>
</Properties>
</file>